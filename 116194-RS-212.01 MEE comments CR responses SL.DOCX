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31E75" w14:textId="77777777" w:rsidR="00E61164" w:rsidRDefault="00E61164" w:rsidP="00E61164">
      <w:pPr>
        <w:rPr>
          <w:rFonts w:ascii="Arial" w:hAnsi="Arial" w:cs="Arial"/>
          <w:b/>
          <w:sz w:val="32"/>
          <w:szCs w:val="32"/>
        </w:rPr>
      </w:pPr>
      <w:commentRangeStart w:id="0"/>
      <w:r w:rsidRPr="00257C7B">
        <w:rPr>
          <w:noProof/>
          <w:lang w:val="en-US"/>
        </w:rPr>
        <w:drawing>
          <wp:inline distT="0" distB="0" distL="0" distR="0" wp14:anchorId="6CDFED5A" wp14:editId="65A17959">
            <wp:extent cx="3091333" cy="929640"/>
            <wp:effectExtent l="0" t="0" r="0" b="3810"/>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6690" cy="934258"/>
                    </a:xfrm>
                    <a:prstGeom prst="rect">
                      <a:avLst/>
                    </a:prstGeom>
                    <a:noFill/>
                    <a:ln>
                      <a:noFill/>
                    </a:ln>
                  </pic:spPr>
                </pic:pic>
              </a:graphicData>
            </a:graphic>
          </wp:inline>
        </w:drawing>
      </w:r>
      <w:commentRangeEnd w:id="0"/>
      <w:r w:rsidR="00064C25">
        <w:rPr>
          <w:rStyle w:val="CommentReference"/>
        </w:rPr>
        <w:commentReference w:id="0"/>
      </w:r>
    </w:p>
    <w:p w14:paraId="2C044592" w14:textId="77777777" w:rsidR="00E61164" w:rsidRPr="00CF03B0" w:rsidRDefault="00E61164" w:rsidP="00CF03B0"/>
    <w:p w14:paraId="3AEDCE6D" w14:textId="672B957C" w:rsidR="00144B4D" w:rsidRPr="000214F3" w:rsidRDefault="00CB1B81" w:rsidP="00CD7E4D">
      <w:pPr>
        <w:jc w:val="center"/>
        <w:rPr>
          <w:rFonts w:ascii="Arial" w:hAnsi="Arial" w:cs="Arial"/>
          <w:b/>
          <w:sz w:val="32"/>
          <w:szCs w:val="32"/>
        </w:rPr>
      </w:pPr>
      <w:r>
        <w:rPr>
          <w:rFonts w:ascii="Arial" w:hAnsi="Arial" w:cs="Arial"/>
          <w:b/>
          <w:sz w:val="32"/>
          <w:szCs w:val="32"/>
        </w:rPr>
        <w:t>Reactive Power Study</w:t>
      </w:r>
      <w:r w:rsidR="00CD7E4D">
        <w:rPr>
          <w:rFonts w:ascii="Arial" w:hAnsi="Arial" w:cs="Arial"/>
          <w:b/>
          <w:sz w:val="32"/>
          <w:szCs w:val="32"/>
        </w:rPr>
        <w:t xml:space="preserve"> Report</w:t>
      </w:r>
    </w:p>
    <w:p w14:paraId="50150403" w14:textId="77777777" w:rsidR="00144B4D" w:rsidRPr="00CF03B0" w:rsidRDefault="00144B4D" w:rsidP="00CF03B0"/>
    <w:p w14:paraId="5147CDD1" w14:textId="77777777" w:rsidR="00144B4D" w:rsidRPr="00CF03B0" w:rsidRDefault="00144B4D" w:rsidP="00CF03B0"/>
    <w:p w14:paraId="4AAFA5E3" w14:textId="77777777" w:rsidR="00144B4D" w:rsidRPr="00CF03B0" w:rsidRDefault="00144B4D" w:rsidP="00CF03B0"/>
    <w:p w14:paraId="4F7BE2EF" w14:textId="77777777" w:rsidR="00144B4D" w:rsidRPr="00CF03B0" w:rsidRDefault="00144B4D" w:rsidP="00CF03B0"/>
    <w:p w14:paraId="5EBDD31F" w14:textId="77777777" w:rsidR="00144B4D" w:rsidRPr="00CF03B0" w:rsidRDefault="00144B4D" w:rsidP="00CF03B0"/>
    <w:p w14:paraId="33594679" w14:textId="77777777" w:rsidR="00144B4D" w:rsidRPr="00CF03B0" w:rsidRDefault="00064C25" w:rsidP="00CF03B0">
      <w:r>
        <w:rPr>
          <w:rStyle w:val="CommentReference"/>
        </w:rPr>
        <w:commentReference w:id="1"/>
      </w:r>
    </w:p>
    <w:p w14:paraId="0DA0ABE5" w14:textId="61763719" w:rsidR="00813BC6" w:rsidRDefault="00982F4B" w:rsidP="00813BC6">
      <w:pPr>
        <w:pStyle w:val="ChapterTitle"/>
        <w:spacing w:before="120"/>
      </w:pPr>
      <w:r>
        <w:t>TB</w:t>
      </w:r>
      <w:r w:rsidR="00813BC6">
        <w:t xml:space="preserve"> FLATS</w:t>
      </w:r>
      <w:r w:rsidR="00EB7C4D">
        <w:t xml:space="preserve"> I</w:t>
      </w:r>
      <w:r w:rsidR="00813BC6">
        <w:t xml:space="preserve"> Wind project</w:t>
      </w:r>
    </w:p>
    <w:p w14:paraId="7E2D5A0D" w14:textId="6F3A8040" w:rsidR="00587B59" w:rsidRPr="00AC3E05" w:rsidRDefault="00AC3E05" w:rsidP="00587B59">
      <w:pPr>
        <w:pStyle w:val="ChapterTitle"/>
        <w:spacing w:before="120"/>
        <w:rPr>
          <w:sz w:val="24"/>
          <w:szCs w:val="24"/>
        </w:rPr>
      </w:pPr>
      <w:r>
        <w:rPr>
          <w:sz w:val="24"/>
          <w:szCs w:val="24"/>
        </w:rPr>
        <w:t>ENG0002</w:t>
      </w:r>
      <w:r w:rsidR="00982F4B">
        <w:rPr>
          <w:sz w:val="24"/>
          <w:szCs w:val="24"/>
        </w:rPr>
        <w:t>4</w:t>
      </w:r>
    </w:p>
    <w:p w14:paraId="2CE4A1B5" w14:textId="7BB9568B" w:rsidR="00587B59" w:rsidRPr="00F44F03" w:rsidRDefault="00F44F03" w:rsidP="00F44F03">
      <w:pPr>
        <w:pStyle w:val="ChapterTitle"/>
        <w:spacing w:before="120"/>
        <w:rPr>
          <w:sz w:val="24"/>
          <w:szCs w:val="24"/>
        </w:rPr>
      </w:pPr>
      <w:r w:rsidRPr="00F44F03">
        <w:rPr>
          <w:sz w:val="24"/>
          <w:szCs w:val="24"/>
        </w:rPr>
        <w:t>Report No. 116194-RS-212.01</w:t>
      </w:r>
    </w:p>
    <w:p w14:paraId="5A1C6668" w14:textId="3E7C6AAB" w:rsidR="00144B4D" w:rsidRDefault="00144B4D" w:rsidP="00CF03B0"/>
    <w:p w14:paraId="46150241" w14:textId="77777777" w:rsidR="00CF03B0" w:rsidRPr="00CF03B0" w:rsidRDefault="00CF03B0" w:rsidP="00CF03B0"/>
    <w:p w14:paraId="0E9192D4" w14:textId="77777777" w:rsidR="00144B4D" w:rsidRPr="00CF03B0" w:rsidRDefault="00144B4D" w:rsidP="00CF03B0"/>
    <w:p w14:paraId="01BA89D7" w14:textId="703ED6FE" w:rsidR="00144B4D" w:rsidRPr="007B5F9D" w:rsidRDefault="00804137" w:rsidP="00563A40">
      <w:pPr>
        <w:pStyle w:val="ChapterTitle"/>
        <w:spacing w:before="0"/>
        <w:rPr>
          <w:caps w:val="0"/>
          <w:smallCaps/>
          <w:sz w:val="24"/>
          <w:szCs w:val="24"/>
        </w:rPr>
      </w:pPr>
      <w:r>
        <w:rPr>
          <w:caps w:val="0"/>
          <w:smallCaps/>
        </w:rPr>
        <w:t>0</w:t>
      </w:r>
      <w:r w:rsidR="00CF03B0">
        <w:rPr>
          <w:caps w:val="0"/>
          <w:smallCaps/>
        </w:rPr>
        <w:t>6</w:t>
      </w:r>
      <w:r w:rsidR="002107BA">
        <w:rPr>
          <w:caps w:val="0"/>
          <w:smallCaps/>
        </w:rPr>
        <w:t>/</w:t>
      </w:r>
      <w:r w:rsidR="00FF5BFB">
        <w:rPr>
          <w:caps w:val="0"/>
          <w:smallCaps/>
        </w:rPr>
        <w:t>28</w:t>
      </w:r>
      <w:r w:rsidR="00A50C58">
        <w:rPr>
          <w:caps w:val="0"/>
          <w:smallCaps/>
        </w:rPr>
        <w:t>/201</w:t>
      </w:r>
      <w:r>
        <w:rPr>
          <w:caps w:val="0"/>
          <w:smallCaps/>
        </w:rPr>
        <w:t>9</w:t>
      </w:r>
    </w:p>
    <w:p w14:paraId="6C46A0C5" w14:textId="294C40BD" w:rsidR="00144B4D" w:rsidRDefault="005B6610" w:rsidP="00563A40">
      <w:pPr>
        <w:jc w:val="center"/>
        <w:rPr>
          <w:rFonts w:ascii="Arial" w:hAnsi="Arial" w:cs="Arial"/>
        </w:rPr>
      </w:pPr>
      <w:r>
        <w:rPr>
          <w:rFonts w:ascii="Arial" w:hAnsi="Arial" w:cs="Arial"/>
        </w:rPr>
        <w:t xml:space="preserve">Current </w:t>
      </w:r>
      <w:r w:rsidR="00144B4D" w:rsidRPr="000214F3">
        <w:rPr>
          <w:rFonts w:ascii="Arial" w:hAnsi="Arial" w:cs="Arial"/>
        </w:rPr>
        <w:t>Rev</w:t>
      </w:r>
      <w:r>
        <w:rPr>
          <w:rFonts w:ascii="Arial" w:hAnsi="Arial" w:cs="Arial"/>
        </w:rPr>
        <w:t>ision:</w:t>
      </w:r>
      <w:r w:rsidR="0037308B">
        <w:rPr>
          <w:rFonts w:ascii="Arial" w:hAnsi="Arial" w:cs="Arial"/>
        </w:rPr>
        <w:t xml:space="preserve"> </w:t>
      </w:r>
      <w:del w:id="2" w:author="Michael Ebert" w:date="2019-06-26T07:47:00Z">
        <w:r w:rsidR="00F524D6" w:rsidDel="005B25E6">
          <w:rPr>
            <w:rFonts w:ascii="Arial" w:hAnsi="Arial" w:cs="Arial"/>
          </w:rPr>
          <w:delText>D</w:delText>
        </w:r>
      </w:del>
      <w:ins w:id="3" w:author="Michael Ebert" w:date="2019-06-26T07:47:00Z">
        <w:r w:rsidR="005B25E6">
          <w:rPr>
            <w:rFonts w:ascii="Arial" w:hAnsi="Arial" w:cs="Arial"/>
          </w:rPr>
          <w:t>0</w:t>
        </w:r>
      </w:ins>
    </w:p>
    <w:p w14:paraId="6C929117" w14:textId="77777777" w:rsidR="00563A40" w:rsidRPr="00CF03B0" w:rsidRDefault="00563A40" w:rsidP="00CF03B0"/>
    <w:p w14:paraId="4DD502EF" w14:textId="77777777" w:rsidR="00563A40" w:rsidRPr="00CF03B0" w:rsidRDefault="00563A40" w:rsidP="00CF03B0"/>
    <w:p w14:paraId="7FDE7418" w14:textId="77777777" w:rsidR="00144B4D" w:rsidRPr="00CF03B0" w:rsidRDefault="00144B4D" w:rsidP="00CF03B0"/>
    <w:tbl>
      <w:tblPr>
        <w:tblW w:w="0" w:type="auto"/>
        <w:jc w:val="center"/>
        <w:tblLook w:val="01E0" w:firstRow="1" w:lastRow="1" w:firstColumn="1" w:lastColumn="1" w:noHBand="0" w:noVBand="0"/>
      </w:tblPr>
      <w:tblGrid>
        <w:gridCol w:w="1589"/>
        <w:gridCol w:w="3281"/>
        <w:gridCol w:w="267"/>
        <w:gridCol w:w="1296"/>
      </w:tblGrid>
      <w:tr w:rsidR="00144B4D" w:rsidRPr="00844834" w14:paraId="6801D51D" w14:textId="77777777" w:rsidTr="00FF5BFB">
        <w:trPr>
          <w:trHeight w:val="243"/>
          <w:jc w:val="center"/>
        </w:trPr>
        <w:tc>
          <w:tcPr>
            <w:tcW w:w="1589" w:type="dxa"/>
          </w:tcPr>
          <w:p w14:paraId="1418C4CB" w14:textId="77777777" w:rsidR="00144B4D" w:rsidRPr="00844834" w:rsidRDefault="00144B4D" w:rsidP="00C72A8E">
            <w:pPr>
              <w:pStyle w:val="BodyText"/>
              <w:jc w:val="right"/>
              <w:rPr>
                <w:b/>
                <w:smallCaps/>
              </w:rPr>
            </w:pPr>
            <w:r w:rsidRPr="00844834">
              <w:rPr>
                <w:rFonts w:ascii="Arial Bold" w:hAnsi="Arial Bold"/>
                <w:b/>
                <w:caps/>
                <w:sz w:val="16"/>
                <w:szCs w:val="16"/>
              </w:rPr>
              <w:t xml:space="preserve">PREPARED BY:  </w:t>
            </w:r>
          </w:p>
        </w:tc>
        <w:tc>
          <w:tcPr>
            <w:tcW w:w="3281" w:type="dxa"/>
            <w:tcBorders>
              <w:bottom w:val="single" w:sz="4" w:space="0" w:color="auto"/>
            </w:tcBorders>
          </w:tcPr>
          <w:p w14:paraId="15424DD4" w14:textId="3C2CE06F" w:rsidR="00144B4D" w:rsidRPr="00844834" w:rsidRDefault="00CF03B0" w:rsidP="0026358D">
            <w:pPr>
              <w:pStyle w:val="BodyText"/>
              <w:jc w:val="center"/>
              <w:rPr>
                <w:b/>
                <w:smallCaps/>
              </w:rPr>
            </w:pPr>
            <w:r>
              <w:rPr>
                <w:b/>
                <w:smallCaps/>
              </w:rPr>
              <w:t>Curtis Roe</w:t>
            </w:r>
          </w:p>
        </w:tc>
        <w:tc>
          <w:tcPr>
            <w:tcW w:w="267" w:type="dxa"/>
          </w:tcPr>
          <w:p w14:paraId="2BB08CB1" w14:textId="77777777" w:rsidR="00144B4D" w:rsidRPr="00844834" w:rsidRDefault="00144B4D" w:rsidP="00C72A8E">
            <w:pPr>
              <w:pStyle w:val="BodyText"/>
              <w:jc w:val="right"/>
              <w:rPr>
                <w:b/>
                <w:smallCaps/>
              </w:rPr>
            </w:pPr>
          </w:p>
        </w:tc>
        <w:tc>
          <w:tcPr>
            <w:tcW w:w="1296" w:type="dxa"/>
            <w:tcBorders>
              <w:bottom w:val="single" w:sz="4" w:space="0" w:color="auto"/>
            </w:tcBorders>
          </w:tcPr>
          <w:p w14:paraId="2F123180" w14:textId="7CBEE02F" w:rsidR="00144B4D" w:rsidRPr="00844834" w:rsidRDefault="00804137" w:rsidP="00C72A8E">
            <w:pPr>
              <w:pStyle w:val="BodyText"/>
              <w:jc w:val="right"/>
              <w:rPr>
                <w:b/>
                <w:smallCaps/>
              </w:rPr>
            </w:pPr>
            <w:r>
              <w:rPr>
                <w:b/>
                <w:smallCaps/>
              </w:rPr>
              <w:t>0</w:t>
            </w:r>
            <w:r w:rsidR="00CF03B0">
              <w:rPr>
                <w:b/>
                <w:smallCaps/>
              </w:rPr>
              <w:t>6</w:t>
            </w:r>
            <w:r w:rsidR="00FA17FE">
              <w:rPr>
                <w:b/>
                <w:smallCaps/>
              </w:rPr>
              <w:t>/</w:t>
            </w:r>
            <w:r w:rsidR="005634A0">
              <w:rPr>
                <w:b/>
                <w:smallCaps/>
              </w:rPr>
              <w:t>25</w:t>
            </w:r>
            <w:r w:rsidR="0037308B">
              <w:rPr>
                <w:b/>
                <w:smallCaps/>
              </w:rPr>
              <w:t>/201</w:t>
            </w:r>
            <w:r>
              <w:rPr>
                <w:b/>
                <w:smallCaps/>
              </w:rPr>
              <w:t>9</w:t>
            </w:r>
          </w:p>
        </w:tc>
      </w:tr>
      <w:tr w:rsidR="00144B4D" w:rsidRPr="00844834" w14:paraId="3EAC71B3" w14:textId="77777777" w:rsidTr="00FF5BFB">
        <w:trPr>
          <w:jc w:val="center"/>
        </w:trPr>
        <w:tc>
          <w:tcPr>
            <w:tcW w:w="1589" w:type="dxa"/>
          </w:tcPr>
          <w:p w14:paraId="29599CAB" w14:textId="77777777" w:rsidR="00144B4D" w:rsidRPr="00844834" w:rsidRDefault="00144B4D" w:rsidP="00C72A8E">
            <w:pPr>
              <w:pStyle w:val="BodyText"/>
              <w:jc w:val="right"/>
              <w:rPr>
                <w:rFonts w:ascii="Arial Bold" w:hAnsi="Arial Bold"/>
                <w:b/>
                <w:caps/>
                <w:sz w:val="16"/>
                <w:szCs w:val="16"/>
              </w:rPr>
            </w:pPr>
          </w:p>
        </w:tc>
        <w:tc>
          <w:tcPr>
            <w:tcW w:w="3281" w:type="dxa"/>
            <w:tcBorders>
              <w:top w:val="single" w:sz="4" w:space="0" w:color="auto"/>
            </w:tcBorders>
          </w:tcPr>
          <w:p w14:paraId="6DDC0B82" w14:textId="638FC2C6" w:rsidR="00144B4D" w:rsidRPr="00844834" w:rsidRDefault="00144B4D" w:rsidP="005B6610">
            <w:pPr>
              <w:pStyle w:val="BodyText"/>
              <w:jc w:val="center"/>
              <w:rPr>
                <w:b/>
                <w:smallCaps/>
              </w:rPr>
            </w:pPr>
          </w:p>
        </w:tc>
        <w:tc>
          <w:tcPr>
            <w:tcW w:w="267" w:type="dxa"/>
          </w:tcPr>
          <w:p w14:paraId="2DB26DB1" w14:textId="77777777" w:rsidR="00144B4D" w:rsidRPr="00844834" w:rsidRDefault="00144B4D" w:rsidP="00C72A8E">
            <w:pPr>
              <w:pStyle w:val="BodyText"/>
              <w:jc w:val="center"/>
              <w:rPr>
                <w:b/>
                <w:smallCaps/>
              </w:rPr>
            </w:pPr>
          </w:p>
        </w:tc>
        <w:tc>
          <w:tcPr>
            <w:tcW w:w="1296" w:type="dxa"/>
            <w:tcBorders>
              <w:top w:val="single" w:sz="4" w:space="0" w:color="auto"/>
            </w:tcBorders>
          </w:tcPr>
          <w:p w14:paraId="3126F5B2" w14:textId="77777777" w:rsidR="00144B4D" w:rsidRPr="00844834" w:rsidRDefault="00144B4D" w:rsidP="00C72A8E">
            <w:pPr>
              <w:pStyle w:val="BodyText"/>
              <w:jc w:val="center"/>
              <w:rPr>
                <w:b/>
                <w:smallCaps/>
              </w:rPr>
            </w:pPr>
            <w:r w:rsidRPr="00844834">
              <w:rPr>
                <w:rFonts w:ascii="Arial Bold" w:hAnsi="Arial Bold"/>
                <w:b/>
                <w:caps/>
                <w:sz w:val="16"/>
                <w:szCs w:val="16"/>
              </w:rPr>
              <w:t>DATE</w:t>
            </w:r>
          </w:p>
        </w:tc>
      </w:tr>
      <w:tr w:rsidR="0037308B" w:rsidRPr="00844834" w14:paraId="0194E971" w14:textId="77777777" w:rsidTr="00FF5BFB">
        <w:trPr>
          <w:jc w:val="center"/>
        </w:trPr>
        <w:tc>
          <w:tcPr>
            <w:tcW w:w="1589" w:type="dxa"/>
          </w:tcPr>
          <w:p w14:paraId="7892B72A" w14:textId="77777777" w:rsidR="0037308B" w:rsidRPr="00844834" w:rsidRDefault="0037308B" w:rsidP="0037308B">
            <w:pPr>
              <w:pStyle w:val="BodyText"/>
              <w:jc w:val="right"/>
              <w:rPr>
                <w:b/>
                <w:smallCaps/>
              </w:rPr>
            </w:pPr>
            <w:r w:rsidRPr="00844834">
              <w:rPr>
                <w:rFonts w:ascii="Arial Bold" w:hAnsi="Arial Bold"/>
                <w:b/>
                <w:caps/>
                <w:sz w:val="16"/>
                <w:szCs w:val="16"/>
              </w:rPr>
              <w:t xml:space="preserve">CHECKED by:  </w:t>
            </w:r>
          </w:p>
        </w:tc>
        <w:tc>
          <w:tcPr>
            <w:tcW w:w="3281" w:type="dxa"/>
            <w:tcBorders>
              <w:bottom w:val="single" w:sz="4" w:space="0" w:color="auto"/>
            </w:tcBorders>
          </w:tcPr>
          <w:p w14:paraId="2F89CFFA" w14:textId="2A5BA609" w:rsidR="0037308B" w:rsidRPr="00844834" w:rsidRDefault="00FF5BFB" w:rsidP="0037308B">
            <w:pPr>
              <w:pStyle w:val="BodyText"/>
              <w:jc w:val="center"/>
              <w:rPr>
                <w:b/>
                <w:smallCaps/>
              </w:rPr>
            </w:pPr>
            <w:r>
              <w:rPr>
                <w:b/>
                <w:smallCaps/>
              </w:rPr>
              <w:t>Ahmad Abdullah</w:t>
            </w:r>
          </w:p>
        </w:tc>
        <w:tc>
          <w:tcPr>
            <w:tcW w:w="267" w:type="dxa"/>
          </w:tcPr>
          <w:p w14:paraId="54FC7E43" w14:textId="77777777" w:rsidR="0037308B" w:rsidRPr="00844834" w:rsidRDefault="0037308B" w:rsidP="0037308B">
            <w:pPr>
              <w:pStyle w:val="BodyText"/>
              <w:jc w:val="right"/>
              <w:rPr>
                <w:b/>
                <w:smallCaps/>
              </w:rPr>
            </w:pPr>
          </w:p>
        </w:tc>
        <w:tc>
          <w:tcPr>
            <w:tcW w:w="1296" w:type="dxa"/>
            <w:tcBorders>
              <w:bottom w:val="single" w:sz="4" w:space="0" w:color="auto"/>
            </w:tcBorders>
          </w:tcPr>
          <w:p w14:paraId="7584C560" w14:textId="55938406" w:rsidR="0037308B" w:rsidRPr="00844834" w:rsidRDefault="00804137" w:rsidP="0037308B">
            <w:pPr>
              <w:pStyle w:val="BodyText"/>
              <w:jc w:val="right"/>
              <w:rPr>
                <w:b/>
                <w:smallCaps/>
              </w:rPr>
            </w:pPr>
            <w:r>
              <w:rPr>
                <w:b/>
                <w:smallCaps/>
              </w:rPr>
              <w:t>0</w:t>
            </w:r>
            <w:r w:rsidR="00FF5BFB">
              <w:rPr>
                <w:b/>
                <w:smallCaps/>
              </w:rPr>
              <w:t>6</w:t>
            </w:r>
            <w:r>
              <w:rPr>
                <w:b/>
                <w:smallCaps/>
              </w:rPr>
              <w:t>/</w:t>
            </w:r>
            <w:r w:rsidR="00FF5BFB">
              <w:rPr>
                <w:b/>
                <w:smallCaps/>
              </w:rPr>
              <w:t>2</w:t>
            </w:r>
            <w:r w:rsidR="005634A0">
              <w:rPr>
                <w:b/>
                <w:smallCaps/>
              </w:rPr>
              <w:t>5</w:t>
            </w:r>
            <w:r>
              <w:rPr>
                <w:b/>
                <w:smallCaps/>
              </w:rPr>
              <w:t>/2019</w:t>
            </w:r>
          </w:p>
        </w:tc>
      </w:tr>
      <w:tr w:rsidR="0037308B" w:rsidRPr="00844834" w14:paraId="77159F85" w14:textId="77777777" w:rsidTr="00FF5BFB">
        <w:trPr>
          <w:jc w:val="center"/>
        </w:trPr>
        <w:tc>
          <w:tcPr>
            <w:tcW w:w="1589" w:type="dxa"/>
          </w:tcPr>
          <w:p w14:paraId="48CC4760" w14:textId="77777777" w:rsidR="0037308B" w:rsidRPr="00844834" w:rsidRDefault="0037308B" w:rsidP="0037308B">
            <w:pPr>
              <w:pStyle w:val="BodyText"/>
              <w:jc w:val="right"/>
              <w:rPr>
                <w:rFonts w:ascii="Arial Bold" w:hAnsi="Arial Bold"/>
                <w:b/>
                <w:caps/>
                <w:sz w:val="16"/>
                <w:szCs w:val="16"/>
              </w:rPr>
            </w:pPr>
          </w:p>
        </w:tc>
        <w:tc>
          <w:tcPr>
            <w:tcW w:w="3281" w:type="dxa"/>
            <w:tcBorders>
              <w:top w:val="single" w:sz="4" w:space="0" w:color="auto"/>
            </w:tcBorders>
          </w:tcPr>
          <w:p w14:paraId="5FDB17F9" w14:textId="7A038DBD" w:rsidR="0037308B" w:rsidRPr="00844834" w:rsidRDefault="0037308B" w:rsidP="0037308B">
            <w:pPr>
              <w:pStyle w:val="BodyText"/>
              <w:jc w:val="center"/>
              <w:rPr>
                <w:b/>
                <w:smallCaps/>
              </w:rPr>
            </w:pPr>
          </w:p>
        </w:tc>
        <w:tc>
          <w:tcPr>
            <w:tcW w:w="267" w:type="dxa"/>
          </w:tcPr>
          <w:p w14:paraId="7333988D" w14:textId="77777777" w:rsidR="0037308B" w:rsidRPr="00844834" w:rsidRDefault="0037308B" w:rsidP="0037308B">
            <w:pPr>
              <w:pStyle w:val="BodyText"/>
              <w:jc w:val="center"/>
              <w:rPr>
                <w:b/>
                <w:smallCaps/>
              </w:rPr>
            </w:pPr>
          </w:p>
        </w:tc>
        <w:tc>
          <w:tcPr>
            <w:tcW w:w="1296" w:type="dxa"/>
            <w:tcBorders>
              <w:top w:val="single" w:sz="4" w:space="0" w:color="auto"/>
            </w:tcBorders>
          </w:tcPr>
          <w:p w14:paraId="1D70450C" w14:textId="77777777" w:rsidR="0037308B" w:rsidRPr="00844834" w:rsidRDefault="0037308B" w:rsidP="0037308B">
            <w:pPr>
              <w:pStyle w:val="BodyText"/>
              <w:jc w:val="center"/>
              <w:rPr>
                <w:b/>
                <w:smallCaps/>
              </w:rPr>
            </w:pPr>
            <w:r w:rsidRPr="00844834">
              <w:rPr>
                <w:rFonts w:ascii="Arial Bold" w:hAnsi="Arial Bold"/>
                <w:b/>
                <w:caps/>
                <w:sz w:val="16"/>
                <w:szCs w:val="16"/>
              </w:rPr>
              <w:t>DATE</w:t>
            </w:r>
          </w:p>
        </w:tc>
      </w:tr>
      <w:tr w:rsidR="0037308B" w:rsidRPr="00844834" w14:paraId="2F0DCD02" w14:textId="77777777" w:rsidTr="00FF5BFB">
        <w:trPr>
          <w:jc w:val="center"/>
        </w:trPr>
        <w:tc>
          <w:tcPr>
            <w:tcW w:w="1589" w:type="dxa"/>
          </w:tcPr>
          <w:p w14:paraId="13959A12" w14:textId="77777777" w:rsidR="0037308B" w:rsidRPr="00844834" w:rsidRDefault="0037308B" w:rsidP="0037308B">
            <w:pPr>
              <w:pStyle w:val="BodyText"/>
              <w:jc w:val="right"/>
              <w:rPr>
                <w:b/>
                <w:smallCaps/>
              </w:rPr>
            </w:pPr>
            <w:r w:rsidRPr="00844834">
              <w:rPr>
                <w:rFonts w:ascii="Arial Bold" w:hAnsi="Arial Bold"/>
                <w:b/>
                <w:caps/>
                <w:sz w:val="16"/>
                <w:szCs w:val="16"/>
              </w:rPr>
              <w:t xml:space="preserve">Reviewed by:  </w:t>
            </w:r>
          </w:p>
        </w:tc>
        <w:tc>
          <w:tcPr>
            <w:tcW w:w="3281" w:type="dxa"/>
            <w:tcBorders>
              <w:bottom w:val="single" w:sz="4" w:space="0" w:color="auto"/>
            </w:tcBorders>
          </w:tcPr>
          <w:p w14:paraId="6D44559D" w14:textId="22BB444C" w:rsidR="0037308B" w:rsidRPr="00844834" w:rsidRDefault="00FF5BFB" w:rsidP="0037308B">
            <w:pPr>
              <w:pStyle w:val="BodyText"/>
              <w:jc w:val="center"/>
              <w:rPr>
                <w:b/>
                <w:smallCaps/>
              </w:rPr>
            </w:pPr>
            <w:r>
              <w:rPr>
                <w:b/>
                <w:smallCaps/>
              </w:rPr>
              <w:t>Steve LAY</w:t>
            </w:r>
          </w:p>
        </w:tc>
        <w:tc>
          <w:tcPr>
            <w:tcW w:w="267" w:type="dxa"/>
          </w:tcPr>
          <w:p w14:paraId="71956743" w14:textId="77777777" w:rsidR="0037308B" w:rsidRPr="00844834" w:rsidRDefault="0037308B" w:rsidP="0037308B">
            <w:pPr>
              <w:pStyle w:val="BodyText"/>
              <w:jc w:val="right"/>
              <w:rPr>
                <w:b/>
                <w:smallCaps/>
              </w:rPr>
            </w:pPr>
          </w:p>
        </w:tc>
        <w:tc>
          <w:tcPr>
            <w:tcW w:w="1296" w:type="dxa"/>
            <w:tcBorders>
              <w:bottom w:val="single" w:sz="4" w:space="0" w:color="auto"/>
            </w:tcBorders>
          </w:tcPr>
          <w:p w14:paraId="0BA75FAB" w14:textId="0F891B6D" w:rsidR="0037308B" w:rsidRPr="00844834" w:rsidRDefault="00FF5BFB" w:rsidP="0037308B">
            <w:pPr>
              <w:pStyle w:val="BodyText"/>
              <w:jc w:val="right"/>
              <w:rPr>
                <w:b/>
                <w:smallCaps/>
              </w:rPr>
            </w:pPr>
            <w:r>
              <w:rPr>
                <w:b/>
                <w:smallCaps/>
              </w:rPr>
              <w:t>06/</w:t>
            </w:r>
            <w:r w:rsidRPr="00FF5BFB">
              <w:rPr>
                <w:b/>
                <w:smallCaps/>
                <w:color w:val="FF0000"/>
              </w:rPr>
              <w:t>XX</w:t>
            </w:r>
            <w:r>
              <w:rPr>
                <w:b/>
                <w:smallCaps/>
              </w:rPr>
              <w:t>/2019</w:t>
            </w:r>
          </w:p>
        </w:tc>
      </w:tr>
      <w:tr w:rsidR="0037308B" w:rsidRPr="00844834" w14:paraId="18A088B4" w14:textId="77777777" w:rsidTr="00FF5BFB">
        <w:trPr>
          <w:jc w:val="center"/>
        </w:trPr>
        <w:tc>
          <w:tcPr>
            <w:tcW w:w="1589" w:type="dxa"/>
          </w:tcPr>
          <w:p w14:paraId="3F7E8DCF" w14:textId="77777777" w:rsidR="0037308B" w:rsidRPr="00844834" w:rsidRDefault="0037308B" w:rsidP="0037308B">
            <w:pPr>
              <w:pStyle w:val="BodyText"/>
              <w:jc w:val="right"/>
              <w:rPr>
                <w:rFonts w:ascii="Arial Bold" w:hAnsi="Arial Bold"/>
                <w:b/>
                <w:caps/>
                <w:sz w:val="16"/>
                <w:szCs w:val="16"/>
              </w:rPr>
            </w:pPr>
          </w:p>
        </w:tc>
        <w:tc>
          <w:tcPr>
            <w:tcW w:w="3281" w:type="dxa"/>
            <w:tcBorders>
              <w:top w:val="single" w:sz="4" w:space="0" w:color="auto"/>
            </w:tcBorders>
          </w:tcPr>
          <w:p w14:paraId="75130DFF" w14:textId="5FC987CB" w:rsidR="0037308B" w:rsidRPr="00844834" w:rsidRDefault="0037308B" w:rsidP="0037308B">
            <w:pPr>
              <w:pStyle w:val="BodyText"/>
              <w:jc w:val="center"/>
              <w:rPr>
                <w:b/>
                <w:smallCaps/>
              </w:rPr>
            </w:pPr>
          </w:p>
        </w:tc>
        <w:tc>
          <w:tcPr>
            <w:tcW w:w="267" w:type="dxa"/>
          </w:tcPr>
          <w:p w14:paraId="770CDAA2" w14:textId="77777777" w:rsidR="0037308B" w:rsidRPr="00844834" w:rsidRDefault="0037308B" w:rsidP="0037308B">
            <w:pPr>
              <w:pStyle w:val="BodyText"/>
              <w:jc w:val="center"/>
              <w:rPr>
                <w:b/>
                <w:smallCaps/>
              </w:rPr>
            </w:pPr>
          </w:p>
        </w:tc>
        <w:tc>
          <w:tcPr>
            <w:tcW w:w="1296" w:type="dxa"/>
            <w:tcBorders>
              <w:top w:val="single" w:sz="4" w:space="0" w:color="auto"/>
            </w:tcBorders>
          </w:tcPr>
          <w:p w14:paraId="432C6160" w14:textId="77777777" w:rsidR="0037308B" w:rsidRPr="00844834" w:rsidRDefault="0037308B" w:rsidP="0037308B">
            <w:pPr>
              <w:pStyle w:val="BodyText"/>
              <w:jc w:val="center"/>
              <w:rPr>
                <w:b/>
                <w:smallCaps/>
              </w:rPr>
            </w:pPr>
            <w:r w:rsidRPr="00844834">
              <w:rPr>
                <w:rFonts w:ascii="Arial Bold" w:hAnsi="Arial Bold"/>
                <w:b/>
                <w:caps/>
                <w:sz w:val="16"/>
                <w:szCs w:val="16"/>
              </w:rPr>
              <w:t>DATE</w:t>
            </w:r>
          </w:p>
        </w:tc>
      </w:tr>
      <w:tr w:rsidR="00FF5BFB" w:rsidRPr="00844834" w14:paraId="44954CB6" w14:textId="77777777" w:rsidTr="00FF5BFB">
        <w:trPr>
          <w:jc w:val="center"/>
        </w:trPr>
        <w:tc>
          <w:tcPr>
            <w:tcW w:w="1589" w:type="dxa"/>
          </w:tcPr>
          <w:p w14:paraId="61A91949" w14:textId="77777777" w:rsidR="00FF5BFB" w:rsidRPr="00844834" w:rsidRDefault="00FF5BFB" w:rsidP="00FF5BFB">
            <w:pPr>
              <w:pStyle w:val="BodyText"/>
              <w:jc w:val="right"/>
              <w:rPr>
                <w:b/>
                <w:smallCaps/>
              </w:rPr>
            </w:pPr>
            <w:r>
              <w:rPr>
                <w:rFonts w:ascii="Arial Bold" w:hAnsi="Arial Bold"/>
                <w:b/>
                <w:caps/>
                <w:sz w:val="16"/>
                <w:szCs w:val="16"/>
              </w:rPr>
              <w:t>APPROVED</w:t>
            </w:r>
            <w:r w:rsidRPr="00844834">
              <w:rPr>
                <w:rFonts w:ascii="Arial Bold" w:hAnsi="Arial Bold"/>
                <w:b/>
                <w:caps/>
                <w:sz w:val="16"/>
                <w:szCs w:val="16"/>
              </w:rPr>
              <w:t xml:space="preserve"> by:  </w:t>
            </w:r>
          </w:p>
        </w:tc>
        <w:tc>
          <w:tcPr>
            <w:tcW w:w="3281" w:type="dxa"/>
            <w:tcBorders>
              <w:bottom w:val="single" w:sz="4" w:space="0" w:color="auto"/>
            </w:tcBorders>
          </w:tcPr>
          <w:p w14:paraId="2F3BF2B1" w14:textId="62349064" w:rsidR="00FF5BFB" w:rsidRPr="00844834" w:rsidRDefault="00FF5BFB" w:rsidP="00FF5BFB">
            <w:pPr>
              <w:pStyle w:val="BodyText"/>
              <w:jc w:val="center"/>
              <w:rPr>
                <w:b/>
                <w:smallCaps/>
              </w:rPr>
            </w:pPr>
            <w:r>
              <w:rPr>
                <w:b/>
                <w:smallCaps/>
              </w:rPr>
              <w:t>Michael Ebert</w:t>
            </w:r>
          </w:p>
        </w:tc>
        <w:tc>
          <w:tcPr>
            <w:tcW w:w="267" w:type="dxa"/>
          </w:tcPr>
          <w:p w14:paraId="29DA3CBB" w14:textId="77777777" w:rsidR="00FF5BFB" w:rsidRPr="00844834" w:rsidRDefault="00FF5BFB" w:rsidP="00FF5BFB">
            <w:pPr>
              <w:pStyle w:val="BodyText"/>
              <w:jc w:val="right"/>
              <w:rPr>
                <w:b/>
                <w:smallCaps/>
              </w:rPr>
            </w:pPr>
          </w:p>
        </w:tc>
        <w:tc>
          <w:tcPr>
            <w:tcW w:w="1296" w:type="dxa"/>
            <w:tcBorders>
              <w:bottom w:val="single" w:sz="4" w:space="0" w:color="auto"/>
            </w:tcBorders>
          </w:tcPr>
          <w:p w14:paraId="34588FE6" w14:textId="0EE172AB" w:rsidR="00FF5BFB" w:rsidRPr="00844834" w:rsidRDefault="00FF5BFB" w:rsidP="00FF5BFB">
            <w:pPr>
              <w:pStyle w:val="BodyText"/>
              <w:jc w:val="right"/>
              <w:rPr>
                <w:b/>
                <w:smallCaps/>
              </w:rPr>
            </w:pPr>
            <w:r>
              <w:rPr>
                <w:b/>
                <w:smallCaps/>
              </w:rPr>
              <w:t>06/</w:t>
            </w:r>
            <w:r w:rsidRPr="00FF5BFB">
              <w:rPr>
                <w:b/>
                <w:smallCaps/>
                <w:color w:val="FF0000"/>
              </w:rPr>
              <w:t>XX</w:t>
            </w:r>
            <w:r>
              <w:rPr>
                <w:b/>
                <w:smallCaps/>
              </w:rPr>
              <w:t>/2019</w:t>
            </w:r>
          </w:p>
        </w:tc>
      </w:tr>
      <w:tr w:rsidR="00FF5BFB" w:rsidRPr="00844834" w14:paraId="7FC3751F" w14:textId="77777777" w:rsidTr="00FF5BFB">
        <w:trPr>
          <w:jc w:val="center"/>
        </w:trPr>
        <w:tc>
          <w:tcPr>
            <w:tcW w:w="1589" w:type="dxa"/>
          </w:tcPr>
          <w:p w14:paraId="2EACBA02" w14:textId="77777777" w:rsidR="00FF5BFB" w:rsidRPr="00844834" w:rsidRDefault="00FF5BFB" w:rsidP="00FF5BFB">
            <w:pPr>
              <w:pStyle w:val="BodyText"/>
              <w:jc w:val="right"/>
              <w:rPr>
                <w:rFonts w:ascii="Arial Bold" w:hAnsi="Arial Bold"/>
                <w:b/>
                <w:caps/>
                <w:sz w:val="16"/>
                <w:szCs w:val="16"/>
              </w:rPr>
            </w:pPr>
          </w:p>
        </w:tc>
        <w:tc>
          <w:tcPr>
            <w:tcW w:w="3281" w:type="dxa"/>
            <w:tcBorders>
              <w:top w:val="single" w:sz="4" w:space="0" w:color="auto"/>
            </w:tcBorders>
          </w:tcPr>
          <w:p w14:paraId="3368BB0A" w14:textId="4A2ACAFE" w:rsidR="00FF5BFB" w:rsidRPr="00844834" w:rsidRDefault="00FF5BFB" w:rsidP="00FF5BFB">
            <w:pPr>
              <w:pStyle w:val="BodyText"/>
              <w:jc w:val="center"/>
              <w:rPr>
                <w:b/>
                <w:smallCaps/>
              </w:rPr>
            </w:pPr>
          </w:p>
        </w:tc>
        <w:tc>
          <w:tcPr>
            <w:tcW w:w="267" w:type="dxa"/>
          </w:tcPr>
          <w:p w14:paraId="53DC4014" w14:textId="77777777" w:rsidR="00FF5BFB" w:rsidRPr="00844834" w:rsidRDefault="00FF5BFB" w:rsidP="00FF5BFB">
            <w:pPr>
              <w:pStyle w:val="BodyText"/>
              <w:jc w:val="center"/>
              <w:rPr>
                <w:b/>
                <w:smallCaps/>
              </w:rPr>
            </w:pPr>
          </w:p>
        </w:tc>
        <w:tc>
          <w:tcPr>
            <w:tcW w:w="1296" w:type="dxa"/>
            <w:tcBorders>
              <w:top w:val="single" w:sz="4" w:space="0" w:color="auto"/>
            </w:tcBorders>
          </w:tcPr>
          <w:p w14:paraId="43932A1D" w14:textId="77777777" w:rsidR="00FF5BFB" w:rsidRPr="00844834" w:rsidRDefault="00FF5BFB" w:rsidP="00FF5BFB">
            <w:pPr>
              <w:pStyle w:val="BodyText"/>
              <w:jc w:val="center"/>
              <w:rPr>
                <w:b/>
                <w:smallCaps/>
              </w:rPr>
            </w:pPr>
            <w:r w:rsidRPr="00844834">
              <w:rPr>
                <w:rFonts w:ascii="Arial Bold" w:hAnsi="Arial Bold"/>
                <w:b/>
                <w:caps/>
                <w:sz w:val="16"/>
                <w:szCs w:val="16"/>
              </w:rPr>
              <w:t>DATE</w:t>
            </w:r>
          </w:p>
        </w:tc>
      </w:tr>
    </w:tbl>
    <w:p w14:paraId="293FA39E" w14:textId="77777777" w:rsidR="00144B4D" w:rsidRPr="00CF03B0" w:rsidRDefault="00144B4D" w:rsidP="00CF03B0"/>
    <w:p w14:paraId="09749AA6" w14:textId="77777777" w:rsidR="00144B4D" w:rsidRPr="00CF03B0" w:rsidRDefault="00144B4D" w:rsidP="00CF03B0"/>
    <w:p w14:paraId="595D9943" w14:textId="77777777" w:rsidR="00144B4D" w:rsidRPr="000214F3" w:rsidRDefault="00144B4D" w:rsidP="00607A3A">
      <w:pPr>
        <w:jc w:val="center"/>
        <w:rPr>
          <w:b/>
        </w:rPr>
      </w:pPr>
      <w:r w:rsidRPr="000214F3">
        <w:rPr>
          <w:b/>
        </w:rPr>
        <w:t>RECORD OF REVISION</w:t>
      </w:r>
    </w:p>
    <w:p w14:paraId="76CD79B3" w14:textId="77777777" w:rsidR="00144B4D" w:rsidRPr="00CF03B0" w:rsidRDefault="00144B4D" w:rsidP="00CF03B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6"/>
        <w:gridCol w:w="2538"/>
        <w:gridCol w:w="2730"/>
      </w:tblGrid>
      <w:tr w:rsidR="00416CED" w:rsidRPr="00844834" w14:paraId="39715657" w14:textId="77777777" w:rsidTr="00607A3A">
        <w:trPr>
          <w:jc w:val="center"/>
        </w:trPr>
        <w:tc>
          <w:tcPr>
            <w:tcW w:w="1246" w:type="dxa"/>
          </w:tcPr>
          <w:p w14:paraId="43C2CA7A" w14:textId="77777777" w:rsidR="00416CED" w:rsidRPr="00844834" w:rsidRDefault="00416CED" w:rsidP="00C72A8E">
            <w:pPr>
              <w:jc w:val="center"/>
              <w:rPr>
                <w:b/>
                <w:szCs w:val="22"/>
              </w:rPr>
            </w:pPr>
            <w:r w:rsidRPr="00844834">
              <w:rPr>
                <w:b/>
                <w:szCs w:val="22"/>
              </w:rPr>
              <w:t>Rev. No.</w:t>
            </w:r>
          </w:p>
        </w:tc>
        <w:tc>
          <w:tcPr>
            <w:tcW w:w="2538" w:type="dxa"/>
          </w:tcPr>
          <w:p w14:paraId="22DE8D4D" w14:textId="77777777" w:rsidR="00416CED" w:rsidRPr="00844834" w:rsidRDefault="00416CED" w:rsidP="00C72A8E">
            <w:pPr>
              <w:jc w:val="center"/>
              <w:rPr>
                <w:b/>
                <w:szCs w:val="22"/>
              </w:rPr>
            </w:pPr>
            <w:r w:rsidRPr="00844834">
              <w:rPr>
                <w:b/>
                <w:szCs w:val="22"/>
              </w:rPr>
              <w:t>Date</w:t>
            </w:r>
          </w:p>
        </w:tc>
        <w:tc>
          <w:tcPr>
            <w:tcW w:w="2730" w:type="dxa"/>
          </w:tcPr>
          <w:p w14:paraId="47EF1123" w14:textId="77777777" w:rsidR="00416CED" w:rsidRPr="00844834" w:rsidRDefault="00416CED" w:rsidP="00C72A8E">
            <w:pPr>
              <w:jc w:val="center"/>
              <w:rPr>
                <w:b/>
                <w:szCs w:val="22"/>
              </w:rPr>
            </w:pPr>
            <w:r w:rsidRPr="00844834">
              <w:rPr>
                <w:b/>
                <w:szCs w:val="22"/>
              </w:rPr>
              <w:t>Description</w:t>
            </w:r>
          </w:p>
        </w:tc>
      </w:tr>
      <w:tr w:rsidR="00416CED" w:rsidRPr="00844834" w14:paraId="4D5455B6" w14:textId="77777777" w:rsidTr="00607A3A">
        <w:trPr>
          <w:jc w:val="center"/>
        </w:trPr>
        <w:tc>
          <w:tcPr>
            <w:tcW w:w="1246" w:type="dxa"/>
          </w:tcPr>
          <w:p w14:paraId="4C0A0D4A" w14:textId="26D271D4" w:rsidR="00416CED" w:rsidRPr="00844834" w:rsidRDefault="005B25E6" w:rsidP="00C72A8E">
            <w:pPr>
              <w:jc w:val="center"/>
              <w:rPr>
                <w:szCs w:val="22"/>
              </w:rPr>
            </w:pPr>
            <w:ins w:id="4" w:author="Michael Ebert" w:date="2019-06-26T07:46:00Z">
              <w:r>
                <w:rPr>
                  <w:szCs w:val="22"/>
                </w:rPr>
                <w:t>0</w:t>
              </w:r>
            </w:ins>
            <w:del w:id="5" w:author="Michael Ebert" w:date="2019-06-26T07:46:00Z">
              <w:r w:rsidR="00416CED" w:rsidDel="005B25E6">
                <w:rPr>
                  <w:szCs w:val="22"/>
                </w:rPr>
                <w:delText>A</w:delText>
              </w:r>
            </w:del>
          </w:p>
        </w:tc>
        <w:tc>
          <w:tcPr>
            <w:tcW w:w="2538" w:type="dxa"/>
          </w:tcPr>
          <w:p w14:paraId="38ACA6E0" w14:textId="291E9582" w:rsidR="00416CED" w:rsidRPr="00844834" w:rsidRDefault="005B25E6" w:rsidP="00C72A8E">
            <w:pPr>
              <w:jc w:val="center"/>
              <w:rPr>
                <w:szCs w:val="22"/>
              </w:rPr>
            </w:pPr>
            <w:ins w:id="6" w:author="Michael Ebert" w:date="2019-06-26T07:46:00Z">
              <w:r>
                <w:rPr>
                  <w:szCs w:val="22"/>
                </w:rPr>
                <w:t>06/28/2019</w:t>
              </w:r>
            </w:ins>
            <w:del w:id="7" w:author="Michael Ebert" w:date="2019-06-26T07:46:00Z">
              <w:r w:rsidR="00416CED" w:rsidRPr="0037308B" w:rsidDel="005B25E6">
                <w:rPr>
                  <w:szCs w:val="22"/>
                </w:rPr>
                <w:delText>10/05/2018</w:delText>
              </w:r>
            </w:del>
          </w:p>
        </w:tc>
        <w:tc>
          <w:tcPr>
            <w:tcW w:w="2730" w:type="dxa"/>
          </w:tcPr>
          <w:p w14:paraId="684C2C82" w14:textId="0C22ACCF" w:rsidR="00416CED" w:rsidRPr="00844834" w:rsidRDefault="005B25E6" w:rsidP="00C72A8E">
            <w:pPr>
              <w:jc w:val="center"/>
              <w:rPr>
                <w:szCs w:val="22"/>
              </w:rPr>
            </w:pPr>
            <w:ins w:id="8" w:author="Michael Ebert" w:date="2019-06-26T07:46:00Z">
              <w:r>
                <w:rPr>
                  <w:szCs w:val="22"/>
                </w:rPr>
                <w:t>Issue for Construction</w:t>
              </w:r>
            </w:ins>
            <w:del w:id="9" w:author="Michael Ebert" w:date="2019-06-26T07:46:00Z">
              <w:r w:rsidR="00416CED" w:rsidDel="005B25E6">
                <w:rPr>
                  <w:szCs w:val="22"/>
                </w:rPr>
                <w:delText>30% Issue</w:delText>
              </w:r>
            </w:del>
          </w:p>
        </w:tc>
      </w:tr>
      <w:tr w:rsidR="00FA17FE" w:rsidRPr="00844834" w14:paraId="33C84C7C" w14:textId="77777777" w:rsidTr="00607A3A">
        <w:trPr>
          <w:jc w:val="center"/>
        </w:trPr>
        <w:tc>
          <w:tcPr>
            <w:tcW w:w="1246" w:type="dxa"/>
          </w:tcPr>
          <w:p w14:paraId="376902D5" w14:textId="6D70C4EF" w:rsidR="00FA17FE" w:rsidRPr="00844834" w:rsidRDefault="00FA17FE" w:rsidP="00FA17FE">
            <w:pPr>
              <w:jc w:val="center"/>
              <w:rPr>
                <w:szCs w:val="22"/>
              </w:rPr>
            </w:pPr>
            <w:del w:id="10" w:author="Michael Ebert" w:date="2019-06-26T07:46:00Z">
              <w:r w:rsidDel="005B25E6">
                <w:rPr>
                  <w:szCs w:val="22"/>
                </w:rPr>
                <w:delText>B</w:delText>
              </w:r>
            </w:del>
          </w:p>
        </w:tc>
        <w:tc>
          <w:tcPr>
            <w:tcW w:w="2538" w:type="dxa"/>
          </w:tcPr>
          <w:p w14:paraId="529E6571" w14:textId="754B866C" w:rsidR="00FA17FE" w:rsidRPr="00844834" w:rsidRDefault="00FA17FE" w:rsidP="00FA17FE">
            <w:pPr>
              <w:jc w:val="center"/>
              <w:rPr>
                <w:szCs w:val="22"/>
              </w:rPr>
            </w:pPr>
            <w:del w:id="11" w:author="Michael Ebert" w:date="2019-06-26T07:46:00Z">
              <w:r w:rsidRPr="0037308B" w:rsidDel="005B25E6">
                <w:rPr>
                  <w:szCs w:val="22"/>
                </w:rPr>
                <w:delText>1</w:delText>
              </w:r>
              <w:r w:rsidDel="005B25E6">
                <w:rPr>
                  <w:szCs w:val="22"/>
                </w:rPr>
                <w:delText>2</w:delText>
              </w:r>
              <w:r w:rsidRPr="0037308B" w:rsidDel="005B25E6">
                <w:rPr>
                  <w:szCs w:val="22"/>
                </w:rPr>
                <w:delText>/</w:delText>
              </w:r>
              <w:r w:rsidDel="005B25E6">
                <w:rPr>
                  <w:szCs w:val="22"/>
                </w:rPr>
                <w:delText>1</w:delText>
              </w:r>
              <w:r w:rsidR="00EB7C4D" w:rsidDel="005B25E6">
                <w:rPr>
                  <w:szCs w:val="22"/>
                </w:rPr>
                <w:delText>9</w:delText>
              </w:r>
              <w:r w:rsidRPr="0037308B" w:rsidDel="005B25E6">
                <w:rPr>
                  <w:szCs w:val="22"/>
                </w:rPr>
                <w:delText>/2018</w:delText>
              </w:r>
            </w:del>
          </w:p>
        </w:tc>
        <w:tc>
          <w:tcPr>
            <w:tcW w:w="2730" w:type="dxa"/>
          </w:tcPr>
          <w:p w14:paraId="5345B1F1" w14:textId="7269265A" w:rsidR="00FA17FE" w:rsidRPr="00844834" w:rsidRDefault="00FA17FE" w:rsidP="00FA17FE">
            <w:pPr>
              <w:jc w:val="center"/>
              <w:rPr>
                <w:szCs w:val="22"/>
              </w:rPr>
            </w:pPr>
            <w:del w:id="12" w:author="Michael Ebert" w:date="2019-06-26T07:46:00Z">
              <w:r w:rsidDel="005B25E6">
                <w:rPr>
                  <w:szCs w:val="22"/>
                </w:rPr>
                <w:delText>60% Issue</w:delText>
              </w:r>
            </w:del>
          </w:p>
        </w:tc>
      </w:tr>
      <w:tr w:rsidR="00FA17FE" w:rsidRPr="00844834" w14:paraId="16A806B2" w14:textId="77777777" w:rsidTr="00607A3A">
        <w:trPr>
          <w:jc w:val="center"/>
        </w:trPr>
        <w:tc>
          <w:tcPr>
            <w:tcW w:w="1246" w:type="dxa"/>
          </w:tcPr>
          <w:p w14:paraId="262AF409" w14:textId="33397C5B" w:rsidR="00FA17FE" w:rsidRPr="00844834" w:rsidRDefault="00804137" w:rsidP="00FA17FE">
            <w:pPr>
              <w:jc w:val="center"/>
              <w:rPr>
                <w:szCs w:val="22"/>
              </w:rPr>
            </w:pPr>
            <w:del w:id="13" w:author="Michael Ebert" w:date="2019-06-26T07:46:00Z">
              <w:r w:rsidDel="005B25E6">
                <w:rPr>
                  <w:szCs w:val="22"/>
                </w:rPr>
                <w:delText>C</w:delText>
              </w:r>
            </w:del>
          </w:p>
        </w:tc>
        <w:tc>
          <w:tcPr>
            <w:tcW w:w="2538" w:type="dxa"/>
          </w:tcPr>
          <w:p w14:paraId="58E0BF94" w14:textId="218CD7A4" w:rsidR="00FA17FE" w:rsidRPr="00844834" w:rsidRDefault="00804137" w:rsidP="00FA17FE">
            <w:pPr>
              <w:jc w:val="center"/>
              <w:rPr>
                <w:szCs w:val="22"/>
              </w:rPr>
            </w:pPr>
            <w:del w:id="14" w:author="Michael Ebert" w:date="2019-06-26T07:46:00Z">
              <w:r w:rsidRPr="00804137" w:rsidDel="005B25E6">
                <w:rPr>
                  <w:szCs w:val="22"/>
                </w:rPr>
                <w:delText>03/19/2019</w:delText>
              </w:r>
            </w:del>
          </w:p>
        </w:tc>
        <w:tc>
          <w:tcPr>
            <w:tcW w:w="2730" w:type="dxa"/>
          </w:tcPr>
          <w:p w14:paraId="4B18EF7A" w14:textId="1A3FEDA7" w:rsidR="00FA17FE" w:rsidRPr="00844834" w:rsidRDefault="00804137" w:rsidP="00FA17FE">
            <w:pPr>
              <w:jc w:val="center"/>
              <w:rPr>
                <w:szCs w:val="22"/>
              </w:rPr>
            </w:pPr>
            <w:del w:id="15" w:author="Michael Ebert" w:date="2019-06-26T07:46:00Z">
              <w:r w:rsidDel="005B25E6">
                <w:rPr>
                  <w:szCs w:val="22"/>
                </w:rPr>
                <w:delText>75% Issue</w:delText>
              </w:r>
            </w:del>
          </w:p>
        </w:tc>
      </w:tr>
      <w:tr w:rsidR="00FA17FE" w:rsidRPr="00844834" w14:paraId="64B2CD43" w14:textId="77777777" w:rsidTr="00607A3A">
        <w:trPr>
          <w:jc w:val="center"/>
        </w:trPr>
        <w:tc>
          <w:tcPr>
            <w:tcW w:w="1246" w:type="dxa"/>
          </w:tcPr>
          <w:p w14:paraId="4715994E" w14:textId="6537C020" w:rsidR="00FA17FE" w:rsidRPr="00844834" w:rsidRDefault="00CF03B0" w:rsidP="00FA17FE">
            <w:pPr>
              <w:jc w:val="center"/>
              <w:rPr>
                <w:szCs w:val="22"/>
              </w:rPr>
            </w:pPr>
            <w:del w:id="16" w:author="Michael Ebert" w:date="2019-06-26T07:46:00Z">
              <w:r w:rsidDel="005B25E6">
                <w:rPr>
                  <w:szCs w:val="22"/>
                </w:rPr>
                <w:delText>D</w:delText>
              </w:r>
            </w:del>
          </w:p>
        </w:tc>
        <w:tc>
          <w:tcPr>
            <w:tcW w:w="2538" w:type="dxa"/>
          </w:tcPr>
          <w:p w14:paraId="22A7197C" w14:textId="37E848A5" w:rsidR="00FA17FE" w:rsidRPr="00844834" w:rsidRDefault="00CF03B0" w:rsidP="00FA17FE">
            <w:pPr>
              <w:jc w:val="center"/>
              <w:rPr>
                <w:szCs w:val="22"/>
              </w:rPr>
            </w:pPr>
            <w:del w:id="17" w:author="Michael Ebert" w:date="2019-06-26T07:46:00Z">
              <w:r w:rsidDel="005B25E6">
                <w:rPr>
                  <w:szCs w:val="22"/>
                </w:rPr>
                <w:delText>06/</w:delText>
              </w:r>
              <w:r w:rsidR="00854323" w:rsidDel="005B25E6">
                <w:rPr>
                  <w:szCs w:val="22"/>
                </w:rPr>
                <w:delText>28</w:delText>
              </w:r>
              <w:r w:rsidDel="005B25E6">
                <w:rPr>
                  <w:szCs w:val="22"/>
                </w:rPr>
                <w:delText>/2019</w:delText>
              </w:r>
            </w:del>
          </w:p>
        </w:tc>
        <w:tc>
          <w:tcPr>
            <w:tcW w:w="2730" w:type="dxa"/>
          </w:tcPr>
          <w:p w14:paraId="673B3024" w14:textId="3F64775D" w:rsidR="00FA17FE" w:rsidRPr="00844834" w:rsidRDefault="00854323" w:rsidP="00FA17FE">
            <w:pPr>
              <w:jc w:val="center"/>
              <w:rPr>
                <w:szCs w:val="22"/>
              </w:rPr>
            </w:pPr>
            <w:del w:id="18" w:author="Michael Ebert" w:date="2019-06-26T07:46:00Z">
              <w:r w:rsidDel="005B25E6">
                <w:rPr>
                  <w:szCs w:val="22"/>
                </w:rPr>
                <w:delText>Issue For Construction</w:delText>
              </w:r>
            </w:del>
          </w:p>
        </w:tc>
      </w:tr>
      <w:tr w:rsidR="00FA17FE" w:rsidRPr="00844834" w14:paraId="0B500BC1" w14:textId="77777777" w:rsidTr="00607A3A">
        <w:trPr>
          <w:jc w:val="center"/>
        </w:trPr>
        <w:tc>
          <w:tcPr>
            <w:tcW w:w="1246" w:type="dxa"/>
          </w:tcPr>
          <w:p w14:paraId="3A796AAB" w14:textId="77777777" w:rsidR="00FA17FE" w:rsidRPr="00844834" w:rsidRDefault="00FA17FE" w:rsidP="00FA17FE">
            <w:pPr>
              <w:jc w:val="center"/>
              <w:rPr>
                <w:szCs w:val="22"/>
              </w:rPr>
            </w:pPr>
          </w:p>
        </w:tc>
        <w:tc>
          <w:tcPr>
            <w:tcW w:w="2538" w:type="dxa"/>
          </w:tcPr>
          <w:p w14:paraId="5EFDE81A" w14:textId="77777777" w:rsidR="00FA17FE" w:rsidRPr="00844834" w:rsidRDefault="00FA17FE" w:rsidP="00FA17FE">
            <w:pPr>
              <w:jc w:val="center"/>
              <w:rPr>
                <w:szCs w:val="22"/>
              </w:rPr>
            </w:pPr>
          </w:p>
        </w:tc>
        <w:tc>
          <w:tcPr>
            <w:tcW w:w="2730" w:type="dxa"/>
          </w:tcPr>
          <w:p w14:paraId="67BE51AB" w14:textId="77777777" w:rsidR="00FA17FE" w:rsidRPr="00844834" w:rsidRDefault="00FA17FE" w:rsidP="00FA17FE">
            <w:pPr>
              <w:jc w:val="center"/>
              <w:rPr>
                <w:szCs w:val="22"/>
              </w:rPr>
            </w:pPr>
          </w:p>
        </w:tc>
      </w:tr>
    </w:tbl>
    <w:p w14:paraId="18DF9D8B" w14:textId="77777777" w:rsidR="00144B4D" w:rsidRPr="00E63505" w:rsidRDefault="00144B4D" w:rsidP="00E63505">
      <w:pPr>
        <w:sectPr w:rsidR="00144B4D" w:rsidRPr="00E63505" w:rsidSect="00CF03B0">
          <w:footerReference w:type="even" r:id="rId15"/>
          <w:footerReference w:type="default" r:id="rId16"/>
          <w:pgSz w:w="12240" w:h="15840" w:code="1"/>
          <w:pgMar w:top="1440" w:right="1800" w:bottom="1440" w:left="1800" w:header="706" w:footer="706" w:gutter="0"/>
          <w:cols w:space="708"/>
          <w:titlePg/>
          <w:docGrid w:linePitch="360"/>
        </w:sectPr>
      </w:pPr>
    </w:p>
    <w:p w14:paraId="55AB9A56" w14:textId="76A34540" w:rsidR="00144B4D" w:rsidRPr="00CF03B0" w:rsidRDefault="00144B4D" w:rsidP="00CF03B0"/>
    <w:sdt>
      <w:sdtPr>
        <w:rPr>
          <w:rFonts w:ascii="Times New Roman" w:eastAsia="Times New Roman" w:hAnsi="Times New Roman" w:cs="Times New Roman"/>
          <w:color w:val="auto"/>
          <w:sz w:val="20"/>
          <w:szCs w:val="20"/>
          <w:lang w:val="en-CA"/>
        </w:rPr>
        <w:id w:val="-55709637"/>
        <w:docPartObj>
          <w:docPartGallery w:val="Table of Contents"/>
          <w:docPartUnique/>
        </w:docPartObj>
      </w:sdtPr>
      <w:sdtEndPr>
        <w:rPr>
          <w:noProof/>
        </w:rPr>
      </w:sdtEndPr>
      <w:sdtContent>
        <w:commentRangeStart w:id="19" w:displacedByCustomXml="prev"/>
        <w:p w14:paraId="334CC1F7" w14:textId="77777777" w:rsidR="000501C8" w:rsidRPr="00A46BBC" w:rsidRDefault="000501C8" w:rsidP="000501C8">
          <w:pPr>
            <w:pStyle w:val="TOCHeading"/>
            <w:jc w:val="center"/>
            <w:rPr>
              <w:rFonts w:asciiTheme="majorBidi" w:hAnsiTheme="majorBidi"/>
              <w:color w:val="auto"/>
            </w:rPr>
          </w:pPr>
          <w:r w:rsidRPr="00A46BBC">
            <w:rPr>
              <w:rFonts w:asciiTheme="majorBidi" w:hAnsiTheme="majorBidi"/>
              <w:color w:val="auto"/>
            </w:rPr>
            <w:t>Table of Contents</w:t>
          </w:r>
        </w:p>
        <w:p w14:paraId="4B83BF87" w14:textId="1EAF338E" w:rsidR="00E65863" w:rsidRDefault="000501C8">
          <w:pPr>
            <w:pStyle w:val="TOC1"/>
            <w:rPr>
              <w:rFonts w:asciiTheme="minorHAnsi" w:eastAsiaTheme="minorEastAsia" w:hAnsiTheme="minorHAnsi" w:cstheme="minorBidi"/>
              <w:noProof/>
              <w:sz w:val="22"/>
              <w:szCs w:val="22"/>
            </w:rPr>
          </w:pPr>
          <w:r w:rsidRPr="00A46BBC">
            <w:rPr>
              <w:rFonts w:asciiTheme="majorBidi" w:hAnsiTheme="majorBidi" w:cstheme="majorBidi"/>
            </w:rPr>
            <w:fldChar w:fldCharType="begin"/>
          </w:r>
          <w:r w:rsidRPr="00A46BBC">
            <w:rPr>
              <w:rFonts w:asciiTheme="majorBidi" w:hAnsiTheme="majorBidi" w:cstheme="majorBidi"/>
            </w:rPr>
            <w:instrText xml:space="preserve"> TOC \o "1-3" \h \z \u </w:instrText>
          </w:r>
          <w:r w:rsidRPr="00A46BBC">
            <w:rPr>
              <w:rFonts w:asciiTheme="majorBidi" w:hAnsiTheme="majorBidi" w:cstheme="majorBidi"/>
            </w:rPr>
            <w:fldChar w:fldCharType="separate"/>
          </w:r>
          <w:hyperlink w:anchor="_Toc12362469" w:history="1">
            <w:r w:rsidR="00E65863" w:rsidRPr="00D061B7">
              <w:rPr>
                <w:rStyle w:val="Hyperlink"/>
                <w:noProof/>
              </w:rPr>
              <w:t>1. Executive Summary</w:t>
            </w:r>
            <w:r w:rsidR="00E65863">
              <w:rPr>
                <w:noProof/>
                <w:webHidden/>
              </w:rPr>
              <w:tab/>
            </w:r>
            <w:r w:rsidR="00E65863">
              <w:rPr>
                <w:noProof/>
                <w:webHidden/>
              </w:rPr>
              <w:fldChar w:fldCharType="begin"/>
            </w:r>
            <w:r w:rsidR="00E65863">
              <w:rPr>
                <w:noProof/>
                <w:webHidden/>
              </w:rPr>
              <w:instrText xml:space="preserve"> PAGEREF _Toc12362469 \h </w:instrText>
            </w:r>
            <w:r w:rsidR="00E65863">
              <w:rPr>
                <w:noProof/>
                <w:webHidden/>
              </w:rPr>
            </w:r>
            <w:r w:rsidR="00E65863">
              <w:rPr>
                <w:noProof/>
                <w:webHidden/>
              </w:rPr>
              <w:fldChar w:fldCharType="separate"/>
            </w:r>
            <w:r w:rsidR="004C4C74">
              <w:rPr>
                <w:noProof/>
                <w:webHidden/>
              </w:rPr>
              <w:t>4</w:t>
            </w:r>
            <w:r w:rsidR="00E65863">
              <w:rPr>
                <w:noProof/>
                <w:webHidden/>
              </w:rPr>
              <w:fldChar w:fldCharType="end"/>
            </w:r>
          </w:hyperlink>
        </w:p>
        <w:p w14:paraId="18577C15" w14:textId="7F104F48" w:rsidR="00E65863" w:rsidRDefault="00B9112A">
          <w:pPr>
            <w:pStyle w:val="TOC2"/>
            <w:tabs>
              <w:tab w:val="right" w:leader="dot" w:pos="9350"/>
            </w:tabs>
            <w:rPr>
              <w:rFonts w:asciiTheme="minorHAnsi" w:eastAsiaTheme="minorEastAsia" w:hAnsiTheme="minorHAnsi" w:cstheme="minorBidi"/>
              <w:noProof/>
              <w:sz w:val="22"/>
              <w:szCs w:val="22"/>
              <w:lang w:val="en-US"/>
            </w:rPr>
          </w:pPr>
          <w:hyperlink w:anchor="_Toc12362470" w:history="1">
            <w:r w:rsidR="00E65863" w:rsidRPr="00D061B7">
              <w:rPr>
                <w:rStyle w:val="Hyperlink"/>
                <w:noProof/>
              </w:rPr>
              <w:t>1.1. Overview</w:t>
            </w:r>
            <w:r w:rsidR="00E65863">
              <w:rPr>
                <w:noProof/>
                <w:webHidden/>
              </w:rPr>
              <w:tab/>
            </w:r>
            <w:r w:rsidR="00E65863">
              <w:rPr>
                <w:noProof/>
                <w:webHidden/>
              </w:rPr>
              <w:fldChar w:fldCharType="begin"/>
            </w:r>
            <w:r w:rsidR="00E65863">
              <w:rPr>
                <w:noProof/>
                <w:webHidden/>
              </w:rPr>
              <w:instrText xml:space="preserve"> PAGEREF _Toc12362470 \h </w:instrText>
            </w:r>
            <w:r w:rsidR="00E65863">
              <w:rPr>
                <w:noProof/>
                <w:webHidden/>
              </w:rPr>
            </w:r>
            <w:r w:rsidR="00E65863">
              <w:rPr>
                <w:noProof/>
                <w:webHidden/>
              </w:rPr>
              <w:fldChar w:fldCharType="separate"/>
            </w:r>
            <w:r w:rsidR="004C4C74">
              <w:rPr>
                <w:noProof/>
                <w:webHidden/>
              </w:rPr>
              <w:t>4</w:t>
            </w:r>
            <w:r w:rsidR="00E65863">
              <w:rPr>
                <w:noProof/>
                <w:webHidden/>
              </w:rPr>
              <w:fldChar w:fldCharType="end"/>
            </w:r>
          </w:hyperlink>
        </w:p>
        <w:p w14:paraId="6F3FE387" w14:textId="3ACA9983" w:rsidR="00E65863" w:rsidRDefault="00B9112A">
          <w:pPr>
            <w:pStyle w:val="TOC2"/>
            <w:tabs>
              <w:tab w:val="right" w:leader="dot" w:pos="9350"/>
            </w:tabs>
            <w:rPr>
              <w:rFonts w:asciiTheme="minorHAnsi" w:eastAsiaTheme="minorEastAsia" w:hAnsiTheme="minorHAnsi" w:cstheme="minorBidi"/>
              <w:noProof/>
              <w:sz w:val="22"/>
              <w:szCs w:val="22"/>
              <w:lang w:val="en-US"/>
            </w:rPr>
          </w:pPr>
          <w:hyperlink w:anchor="_Toc12362471" w:history="1">
            <w:r w:rsidR="00E65863" w:rsidRPr="00D061B7">
              <w:rPr>
                <w:rStyle w:val="Hyperlink"/>
                <w:noProof/>
              </w:rPr>
              <w:t>1.2. Key Findings</w:t>
            </w:r>
            <w:r w:rsidR="00E65863">
              <w:rPr>
                <w:noProof/>
                <w:webHidden/>
              </w:rPr>
              <w:tab/>
            </w:r>
            <w:r w:rsidR="00E65863">
              <w:rPr>
                <w:noProof/>
                <w:webHidden/>
              </w:rPr>
              <w:fldChar w:fldCharType="begin"/>
            </w:r>
            <w:r w:rsidR="00E65863">
              <w:rPr>
                <w:noProof/>
                <w:webHidden/>
              </w:rPr>
              <w:instrText xml:space="preserve"> PAGEREF _Toc12362471 \h </w:instrText>
            </w:r>
            <w:r w:rsidR="00E65863">
              <w:rPr>
                <w:noProof/>
                <w:webHidden/>
              </w:rPr>
            </w:r>
            <w:r w:rsidR="00E65863">
              <w:rPr>
                <w:noProof/>
                <w:webHidden/>
              </w:rPr>
              <w:fldChar w:fldCharType="separate"/>
            </w:r>
            <w:r w:rsidR="004C4C74">
              <w:rPr>
                <w:noProof/>
                <w:webHidden/>
              </w:rPr>
              <w:t>4</w:t>
            </w:r>
            <w:r w:rsidR="00E65863">
              <w:rPr>
                <w:noProof/>
                <w:webHidden/>
              </w:rPr>
              <w:fldChar w:fldCharType="end"/>
            </w:r>
          </w:hyperlink>
        </w:p>
        <w:p w14:paraId="0108B133" w14:textId="27F46302" w:rsidR="00E65863" w:rsidRDefault="00B9112A">
          <w:pPr>
            <w:pStyle w:val="TOC1"/>
            <w:rPr>
              <w:rFonts w:asciiTheme="minorHAnsi" w:eastAsiaTheme="minorEastAsia" w:hAnsiTheme="minorHAnsi" w:cstheme="minorBidi"/>
              <w:noProof/>
              <w:sz w:val="22"/>
              <w:szCs w:val="22"/>
            </w:rPr>
          </w:pPr>
          <w:hyperlink w:anchor="_Toc12362472" w:history="1">
            <w:r w:rsidR="00E65863" w:rsidRPr="00D061B7">
              <w:rPr>
                <w:rStyle w:val="Hyperlink"/>
                <w:noProof/>
              </w:rPr>
              <w:t>2. Modeling Methodology</w:t>
            </w:r>
            <w:r w:rsidR="00E65863">
              <w:rPr>
                <w:noProof/>
                <w:webHidden/>
              </w:rPr>
              <w:tab/>
            </w:r>
            <w:r w:rsidR="00E65863">
              <w:rPr>
                <w:noProof/>
                <w:webHidden/>
              </w:rPr>
              <w:fldChar w:fldCharType="begin"/>
            </w:r>
            <w:r w:rsidR="00E65863">
              <w:rPr>
                <w:noProof/>
                <w:webHidden/>
              </w:rPr>
              <w:instrText xml:space="preserve"> PAGEREF _Toc12362472 \h </w:instrText>
            </w:r>
            <w:r w:rsidR="00E65863">
              <w:rPr>
                <w:noProof/>
                <w:webHidden/>
              </w:rPr>
            </w:r>
            <w:r w:rsidR="00E65863">
              <w:rPr>
                <w:noProof/>
                <w:webHidden/>
              </w:rPr>
              <w:fldChar w:fldCharType="separate"/>
            </w:r>
            <w:r w:rsidR="004C4C74">
              <w:rPr>
                <w:noProof/>
                <w:webHidden/>
              </w:rPr>
              <w:t>6</w:t>
            </w:r>
            <w:r w:rsidR="00E65863">
              <w:rPr>
                <w:noProof/>
                <w:webHidden/>
              </w:rPr>
              <w:fldChar w:fldCharType="end"/>
            </w:r>
          </w:hyperlink>
        </w:p>
        <w:p w14:paraId="4582AE72" w14:textId="0BB6F327" w:rsidR="00E65863" w:rsidRDefault="00B9112A">
          <w:pPr>
            <w:pStyle w:val="TOC1"/>
            <w:rPr>
              <w:rFonts w:asciiTheme="minorHAnsi" w:eastAsiaTheme="minorEastAsia" w:hAnsiTheme="minorHAnsi" w:cstheme="minorBidi"/>
              <w:noProof/>
              <w:sz w:val="22"/>
              <w:szCs w:val="22"/>
            </w:rPr>
          </w:pPr>
          <w:hyperlink w:anchor="_Toc12362473" w:history="1">
            <w:r w:rsidR="00E65863" w:rsidRPr="00D061B7">
              <w:rPr>
                <w:rStyle w:val="Hyperlink"/>
                <w:noProof/>
              </w:rPr>
              <w:t>3. Optimum DETC Tap Setting and Capacitor Bank Size</w:t>
            </w:r>
            <w:r w:rsidR="00E65863">
              <w:rPr>
                <w:noProof/>
                <w:webHidden/>
              </w:rPr>
              <w:tab/>
            </w:r>
            <w:r w:rsidR="00E65863">
              <w:rPr>
                <w:noProof/>
                <w:webHidden/>
              </w:rPr>
              <w:fldChar w:fldCharType="begin"/>
            </w:r>
            <w:r w:rsidR="00E65863">
              <w:rPr>
                <w:noProof/>
                <w:webHidden/>
              </w:rPr>
              <w:instrText xml:space="preserve"> PAGEREF _Toc12362473 \h </w:instrText>
            </w:r>
            <w:r w:rsidR="00E65863">
              <w:rPr>
                <w:noProof/>
                <w:webHidden/>
              </w:rPr>
            </w:r>
            <w:r w:rsidR="00E65863">
              <w:rPr>
                <w:noProof/>
                <w:webHidden/>
              </w:rPr>
              <w:fldChar w:fldCharType="separate"/>
            </w:r>
            <w:r w:rsidR="004C4C74">
              <w:rPr>
                <w:noProof/>
                <w:webHidden/>
              </w:rPr>
              <w:t>6</w:t>
            </w:r>
            <w:r w:rsidR="00E65863">
              <w:rPr>
                <w:noProof/>
                <w:webHidden/>
              </w:rPr>
              <w:fldChar w:fldCharType="end"/>
            </w:r>
          </w:hyperlink>
        </w:p>
        <w:p w14:paraId="416B18BE" w14:textId="437E6AE1" w:rsidR="00E65863" w:rsidRDefault="00B9112A">
          <w:pPr>
            <w:pStyle w:val="TOC1"/>
            <w:rPr>
              <w:rFonts w:asciiTheme="minorHAnsi" w:eastAsiaTheme="minorEastAsia" w:hAnsiTheme="minorHAnsi" w:cstheme="minorBidi"/>
              <w:noProof/>
              <w:sz w:val="22"/>
              <w:szCs w:val="22"/>
            </w:rPr>
          </w:pPr>
          <w:hyperlink w:anchor="_Toc12362474" w:history="1">
            <w:r w:rsidR="00E65863" w:rsidRPr="00D061B7">
              <w:rPr>
                <w:rStyle w:val="Hyperlink"/>
                <w:noProof/>
              </w:rPr>
              <w:t>4. Reactive Power Capability</w:t>
            </w:r>
            <w:r w:rsidR="00E65863">
              <w:rPr>
                <w:noProof/>
                <w:webHidden/>
              </w:rPr>
              <w:tab/>
            </w:r>
            <w:r w:rsidR="00E65863">
              <w:rPr>
                <w:noProof/>
                <w:webHidden/>
              </w:rPr>
              <w:fldChar w:fldCharType="begin"/>
            </w:r>
            <w:r w:rsidR="00E65863">
              <w:rPr>
                <w:noProof/>
                <w:webHidden/>
              </w:rPr>
              <w:instrText xml:space="preserve"> PAGEREF _Toc12362474 \h </w:instrText>
            </w:r>
            <w:r w:rsidR="00E65863">
              <w:rPr>
                <w:noProof/>
                <w:webHidden/>
              </w:rPr>
            </w:r>
            <w:r w:rsidR="00E65863">
              <w:rPr>
                <w:noProof/>
                <w:webHidden/>
              </w:rPr>
              <w:fldChar w:fldCharType="separate"/>
            </w:r>
            <w:r w:rsidR="004C4C74">
              <w:rPr>
                <w:noProof/>
                <w:webHidden/>
              </w:rPr>
              <w:t>9</w:t>
            </w:r>
            <w:r w:rsidR="00E65863">
              <w:rPr>
                <w:noProof/>
                <w:webHidden/>
              </w:rPr>
              <w:fldChar w:fldCharType="end"/>
            </w:r>
          </w:hyperlink>
        </w:p>
        <w:p w14:paraId="44A10159" w14:textId="4D8141A7" w:rsidR="00E65863" w:rsidRDefault="00B9112A">
          <w:pPr>
            <w:pStyle w:val="TOC1"/>
            <w:rPr>
              <w:rFonts w:asciiTheme="minorHAnsi" w:eastAsiaTheme="minorEastAsia" w:hAnsiTheme="minorHAnsi" w:cstheme="minorBidi"/>
              <w:noProof/>
              <w:sz w:val="22"/>
              <w:szCs w:val="22"/>
            </w:rPr>
          </w:pPr>
          <w:hyperlink w:anchor="_Toc12362475" w:history="1">
            <w:r w:rsidR="00E65863" w:rsidRPr="00D061B7">
              <w:rPr>
                <w:rStyle w:val="Hyperlink"/>
                <w:noProof/>
              </w:rPr>
              <w:t>5. Capacitor Bank Arrangement</w:t>
            </w:r>
            <w:r w:rsidR="00E65863">
              <w:rPr>
                <w:noProof/>
                <w:webHidden/>
              </w:rPr>
              <w:tab/>
            </w:r>
            <w:r w:rsidR="00E65863">
              <w:rPr>
                <w:noProof/>
                <w:webHidden/>
              </w:rPr>
              <w:fldChar w:fldCharType="begin"/>
            </w:r>
            <w:r w:rsidR="00E65863">
              <w:rPr>
                <w:noProof/>
                <w:webHidden/>
              </w:rPr>
              <w:instrText xml:space="preserve"> PAGEREF _Toc12362475 \h </w:instrText>
            </w:r>
            <w:r w:rsidR="00E65863">
              <w:rPr>
                <w:noProof/>
                <w:webHidden/>
              </w:rPr>
            </w:r>
            <w:r w:rsidR="00E65863">
              <w:rPr>
                <w:noProof/>
                <w:webHidden/>
              </w:rPr>
              <w:fldChar w:fldCharType="separate"/>
            </w:r>
            <w:r w:rsidR="004C4C74">
              <w:rPr>
                <w:noProof/>
                <w:webHidden/>
              </w:rPr>
              <w:t>16</w:t>
            </w:r>
            <w:r w:rsidR="00E65863">
              <w:rPr>
                <w:noProof/>
                <w:webHidden/>
              </w:rPr>
              <w:fldChar w:fldCharType="end"/>
            </w:r>
          </w:hyperlink>
        </w:p>
        <w:p w14:paraId="6FBD8261" w14:textId="5DAFD4FE" w:rsidR="00E65863" w:rsidRDefault="00B9112A">
          <w:pPr>
            <w:pStyle w:val="TOC1"/>
            <w:rPr>
              <w:rFonts w:asciiTheme="minorHAnsi" w:eastAsiaTheme="minorEastAsia" w:hAnsiTheme="minorHAnsi" w:cstheme="minorBidi"/>
              <w:noProof/>
              <w:sz w:val="22"/>
              <w:szCs w:val="22"/>
            </w:rPr>
          </w:pPr>
          <w:hyperlink w:anchor="_Toc12362476" w:history="1">
            <w:r w:rsidR="00E65863" w:rsidRPr="00D061B7">
              <w:rPr>
                <w:rStyle w:val="Hyperlink"/>
                <w:noProof/>
              </w:rPr>
              <w:t>Appendix 1. Modeling Assumptions</w:t>
            </w:r>
            <w:r w:rsidR="00E65863">
              <w:rPr>
                <w:noProof/>
                <w:webHidden/>
              </w:rPr>
              <w:tab/>
            </w:r>
            <w:r w:rsidR="00E65863">
              <w:rPr>
                <w:noProof/>
                <w:webHidden/>
              </w:rPr>
              <w:fldChar w:fldCharType="begin"/>
            </w:r>
            <w:r w:rsidR="00E65863">
              <w:rPr>
                <w:noProof/>
                <w:webHidden/>
              </w:rPr>
              <w:instrText xml:space="preserve"> PAGEREF _Toc12362476 \h </w:instrText>
            </w:r>
            <w:r w:rsidR="00E65863">
              <w:rPr>
                <w:noProof/>
                <w:webHidden/>
              </w:rPr>
            </w:r>
            <w:r w:rsidR="00E65863">
              <w:rPr>
                <w:noProof/>
                <w:webHidden/>
              </w:rPr>
              <w:fldChar w:fldCharType="separate"/>
            </w:r>
            <w:r w:rsidR="004C4C74">
              <w:rPr>
                <w:noProof/>
                <w:webHidden/>
              </w:rPr>
              <w:t>17</w:t>
            </w:r>
            <w:r w:rsidR="00E65863">
              <w:rPr>
                <w:noProof/>
                <w:webHidden/>
              </w:rPr>
              <w:fldChar w:fldCharType="end"/>
            </w:r>
          </w:hyperlink>
        </w:p>
        <w:p w14:paraId="543FB547" w14:textId="173C506F" w:rsidR="00E65863" w:rsidRDefault="00B9112A">
          <w:pPr>
            <w:pStyle w:val="TOC1"/>
            <w:rPr>
              <w:rFonts w:asciiTheme="minorHAnsi" w:eastAsiaTheme="minorEastAsia" w:hAnsiTheme="minorHAnsi" w:cstheme="minorBidi"/>
              <w:noProof/>
              <w:sz w:val="22"/>
              <w:szCs w:val="22"/>
            </w:rPr>
          </w:pPr>
          <w:hyperlink w:anchor="_Toc12362477" w:history="1">
            <w:r w:rsidR="00E65863" w:rsidRPr="00D061B7">
              <w:rPr>
                <w:rStyle w:val="Hyperlink"/>
                <w:noProof/>
              </w:rPr>
              <w:t>Appendix 2. Collection System Design</w:t>
            </w:r>
            <w:r w:rsidR="00E65863">
              <w:rPr>
                <w:noProof/>
                <w:webHidden/>
              </w:rPr>
              <w:tab/>
            </w:r>
            <w:r w:rsidR="00E65863">
              <w:rPr>
                <w:noProof/>
                <w:webHidden/>
              </w:rPr>
              <w:fldChar w:fldCharType="begin"/>
            </w:r>
            <w:r w:rsidR="00E65863">
              <w:rPr>
                <w:noProof/>
                <w:webHidden/>
              </w:rPr>
              <w:instrText xml:space="preserve"> PAGEREF _Toc12362477 \h </w:instrText>
            </w:r>
            <w:r w:rsidR="00E65863">
              <w:rPr>
                <w:noProof/>
                <w:webHidden/>
              </w:rPr>
            </w:r>
            <w:r w:rsidR="00E65863">
              <w:rPr>
                <w:noProof/>
                <w:webHidden/>
              </w:rPr>
              <w:fldChar w:fldCharType="separate"/>
            </w:r>
            <w:r w:rsidR="004C4C74">
              <w:rPr>
                <w:noProof/>
                <w:webHidden/>
              </w:rPr>
              <w:t>20</w:t>
            </w:r>
            <w:r w:rsidR="00E65863">
              <w:rPr>
                <w:noProof/>
                <w:webHidden/>
              </w:rPr>
              <w:fldChar w:fldCharType="end"/>
            </w:r>
          </w:hyperlink>
        </w:p>
        <w:p w14:paraId="2B1A5051" w14:textId="442FC2E7" w:rsidR="00E65863" w:rsidRDefault="00B9112A">
          <w:pPr>
            <w:pStyle w:val="TOC1"/>
            <w:rPr>
              <w:rFonts w:asciiTheme="minorHAnsi" w:eastAsiaTheme="minorEastAsia" w:hAnsiTheme="minorHAnsi" w:cstheme="minorBidi"/>
              <w:noProof/>
              <w:sz w:val="22"/>
              <w:szCs w:val="22"/>
            </w:rPr>
          </w:pPr>
          <w:hyperlink w:anchor="_Toc12362478" w:history="1">
            <w:r w:rsidR="00E65863" w:rsidRPr="00D061B7">
              <w:rPr>
                <w:rStyle w:val="Hyperlink"/>
                <w:noProof/>
              </w:rPr>
              <w:t>Appendix 3. PSSE Single Line Diagram</w:t>
            </w:r>
            <w:r w:rsidR="00E65863">
              <w:rPr>
                <w:noProof/>
                <w:webHidden/>
              </w:rPr>
              <w:tab/>
            </w:r>
            <w:r w:rsidR="00E65863">
              <w:rPr>
                <w:noProof/>
                <w:webHidden/>
              </w:rPr>
              <w:fldChar w:fldCharType="begin"/>
            </w:r>
            <w:r w:rsidR="00E65863">
              <w:rPr>
                <w:noProof/>
                <w:webHidden/>
              </w:rPr>
              <w:instrText xml:space="preserve"> PAGEREF _Toc12362478 \h </w:instrText>
            </w:r>
            <w:r w:rsidR="00E65863">
              <w:rPr>
                <w:noProof/>
                <w:webHidden/>
              </w:rPr>
            </w:r>
            <w:r w:rsidR="00E65863">
              <w:rPr>
                <w:noProof/>
                <w:webHidden/>
              </w:rPr>
              <w:fldChar w:fldCharType="separate"/>
            </w:r>
            <w:r w:rsidR="004C4C74">
              <w:rPr>
                <w:noProof/>
                <w:webHidden/>
              </w:rPr>
              <w:t>23</w:t>
            </w:r>
            <w:r w:rsidR="00E65863">
              <w:rPr>
                <w:noProof/>
                <w:webHidden/>
              </w:rPr>
              <w:fldChar w:fldCharType="end"/>
            </w:r>
          </w:hyperlink>
        </w:p>
        <w:p w14:paraId="79130810" w14:textId="1FCB0B78" w:rsidR="000501C8" w:rsidRPr="00CF03B0" w:rsidRDefault="000501C8" w:rsidP="00CF03B0">
          <w:r w:rsidRPr="00A46BBC">
            <w:rPr>
              <w:rFonts w:asciiTheme="majorBidi" w:hAnsiTheme="majorBidi" w:cstheme="majorBidi"/>
              <w:noProof/>
            </w:rPr>
            <w:fldChar w:fldCharType="end"/>
          </w:r>
          <w:commentRangeEnd w:id="19"/>
          <w:r w:rsidR="00F209B9">
            <w:rPr>
              <w:rStyle w:val="CommentReference"/>
            </w:rPr>
            <w:commentReference w:id="19"/>
          </w:r>
        </w:p>
      </w:sdtContent>
    </w:sdt>
    <w:p w14:paraId="6A29526F" w14:textId="77777777" w:rsidR="00A43B2D" w:rsidRPr="00CF03B0" w:rsidRDefault="00A43B2D" w:rsidP="00CF03B0"/>
    <w:p w14:paraId="372D2A82" w14:textId="73C8EAF6" w:rsidR="00A43B2D" w:rsidRPr="00E13273" w:rsidRDefault="00E13273" w:rsidP="00E13273">
      <w:pPr>
        <w:ind w:left="450" w:hanging="450"/>
        <w:jc w:val="center"/>
        <w:rPr>
          <w:rFonts w:asciiTheme="majorBidi" w:hAnsiTheme="majorBidi" w:cstheme="majorBidi"/>
          <w:sz w:val="32"/>
          <w:szCs w:val="32"/>
        </w:rPr>
      </w:pPr>
      <w:r w:rsidRPr="00E13273">
        <w:rPr>
          <w:rFonts w:asciiTheme="majorBidi" w:hAnsiTheme="majorBidi" w:cstheme="majorBidi"/>
          <w:sz w:val="32"/>
          <w:szCs w:val="32"/>
        </w:rPr>
        <w:t xml:space="preserve">List </w:t>
      </w:r>
      <w:r>
        <w:rPr>
          <w:rFonts w:asciiTheme="majorBidi" w:hAnsiTheme="majorBidi" w:cstheme="majorBidi"/>
          <w:sz w:val="32"/>
          <w:szCs w:val="32"/>
        </w:rPr>
        <w:t>o</w:t>
      </w:r>
      <w:r w:rsidR="00CF03B0">
        <w:rPr>
          <w:rFonts w:asciiTheme="majorBidi" w:hAnsiTheme="majorBidi" w:cstheme="majorBidi"/>
          <w:sz w:val="32"/>
          <w:szCs w:val="32"/>
        </w:rPr>
        <w:t>f Figures</w:t>
      </w:r>
    </w:p>
    <w:p w14:paraId="69BDF6B9" w14:textId="2C79690E" w:rsidR="00E65863" w:rsidRDefault="00E13273">
      <w:pPr>
        <w:pStyle w:val="TableofFigures"/>
        <w:tabs>
          <w:tab w:val="right" w:leader="dot" w:pos="9350"/>
        </w:tabs>
        <w:rPr>
          <w:rFonts w:asciiTheme="minorHAnsi" w:eastAsiaTheme="minorEastAsia" w:hAnsiTheme="minorHAnsi" w:cstheme="minorBidi"/>
          <w:noProof/>
          <w:sz w:val="22"/>
          <w:szCs w:val="22"/>
          <w:lang w:val="en-US"/>
        </w:rPr>
      </w:pPr>
      <w:r>
        <w:rPr>
          <w:rFonts w:ascii="Arial" w:hAnsi="Arial" w:cs="Arial"/>
          <w:sz w:val="22"/>
          <w:szCs w:val="22"/>
        </w:rPr>
        <w:fldChar w:fldCharType="begin"/>
      </w:r>
      <w:r>
        <w:rPr>
          <w:rFonts w:ascii="Arial" w:hAnsi="Arial" w:cs="Arial"/>
          <w:sz w:val="22"/>
          <w:szCs w:val="22"/>
        </w:rPr>
        <w:instrText xml:space="preserve"> TOC \h \z \c "Figure" </w:instrText>
      </w:r>
      <w:r>
        <w:rPr>
          <w:rFonts w:ascii="Arial" w:hAnsi="Arial" w:cs="Arial"/>
          <w:sz w:val="22"/>
          <w:szCs w:val="22"/>
        </w:rPr>
        <w:fldChar w:fldCharType="separate"/>
      </w:r>
      <w:hyperlink w:anchor="_Toc12362479" w:history="1">
        <w:r w:rsidR="00E65863" w:rsidRPr="00403A6C">
          <w:rPr>
            <w:rStyle w:val="Hyperlink"/>
            <w:noProof/>
          </w:rPr>
          <w:t>Figure 1</w:t>
        </w:r>
        <w:r w:rsidR="00E65863" w:rsidRPr="00403A6C">
          <w:rPr>
            <w:rStyle w:val="Hyperlink"/>
            <w:noProof/>
            <w:lang w:val="en-US"/>
          </w:rPr>
          <w:t>. Iterative Process to Obtain Optimum DETC Positions</w:t>
        </w:r>
        <w:r w:rsidR="00E65863">
          <w:rPr>
            <w:noProof/>
            <w:webHidden/>
          </w:rPr>
          <w:tab/>
        </w:r>
        <w:r w:rsidR="00E65863">
          <w:rPr>
            <w:noProof/>
            <w:webHidden/>
          </w:rPr>
          <w:fldChar w:fldCharType="begin"/>
        </w:r>
        <w:r w:rsidR="00E65863">
          <w:rPr>
            <w:noProof/>
            <w:webHidden/>
          </w:rPr>
          <w:instrText xml:space="preserve"> PAGEREF _Toc12362479 \h </w:instrText>
        </w:r>
        <w:r w:rsidR="00E65863">
          <w:rPr>
            <w:noProof/>
            <w:webHidden/>
          </w:rPr>
        </w:r>
        <w:r w:rsidR="00E65863">
          <w:rPr>
            <w:noProof/>
            <w:webHidden/>
          </w:rPr>
          <w:fldChar w:fldCharType="separate"/>
        </w:r>
        <w:r w:rsidR="004C4C74">
          <w:rPr>
            <w:noProof/>
            <w:webHidden/>
          </w:rPr>
          <w:t>8</w:t>
        </w:r>
        <w:r w:rsidR="00E65863">
          <w:rPr>
            <w:noProof/>
            <w:webHidden/>
          </w:rPr>
          <w:fldChar w:fldCharType="end"/>
        </w:r>
      </w:hyperlink>
    </w:p>
    <w:p w14:paraId="37AF1251" w14:textId="0C06B4E9"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0" w:history="1">
        <w:r w:rsidR="00E65863" w:rsidRPr="00403A6C">
          <w:rPr>
            <w:rStyle w:val="Hyperlink"/>
            <w:noProof/>
          </w:rPr>
          <w:t>Figure 2</w:t>
        </w:r>
        <w:r w:rsidR="00E65863" w:rsidRPr="00403A6C">
          <w:rPr>
            <w:rStyle w:val="Hyperlink"/>
            <w:noProof/>
            <w:lang w:val="en-US"/>
          </w:rPr>
          <w:t>. P-Q Capability of the Project at Different POI Voltages</w:t>
        </w:r>
        <w:r w:rsidR="00E65863">
          <w:rPr>
            <w:noProof/>
            <w:webHidden/>
          </w:rPr>
          <w:tab/>
        </w:r>
        <w:r w:rsidR="00E65863">
          <w:rPr>
            <w:noProof/>
            <w:webHidden/>
          </w:rPr>
          <w:fldChar w:fldCharType="begin"/>
        </w:r>
        <w:r w:rsidR="00E65863">
          <w:rPr>
            <w:noProof/>
            <w:webHidden/>
          </w:rPr>
          <w:instrText xml:space="preserve"> PAGEREF _Toc12362480 \h </w:instrText>
        </w:r>
        <w:r w:rsidR="00E65863">
          <w:rPr>
            <w:noProof/>
            <w:webHidden/>
          </w:rPr>
        </w:r>
        <w:r w:rsidR="00E65863">
          <w:rPr>
            <w:noProof/>
            <w:webHidden/>
          </w:rPr>
          <w:fldChar w:fldCharType="separate"/>
        </w:r>
        <w:r w:rsidR="004C4C74">
          <w:rPr>
            <w:noProof/>
            <w:webHidden/>
          </w:rPr>
          <w:t>11</w:t>
        </w:r>
        <w:r w:rsidR="00E65863">
          <w:rPr>
            <w:noProof/>
            <w:webHidden/>
          </w:rPr>
          <w:fldChar w:fldCharType="end"/>
        </w:r>
      </w:hyperlink>
    </w:p>
    <w:p w14:paraId="525E719C" w14:textId="3F6BD4BE"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1" w:history="1">
        <w:r w:rsidR="00E65863" w:rsidRPr="00403A6C">
          <w:rPr>
            <w:rStyle w:val="Hyperlink"/>
            <w:noProof/>
          </w:rPr>
          <w:t>Figure 3</w:t>
        </w:r>
        <w:r w:rsidR="00E65863" w:rsidRPr="00403A6C">
          <w:rPr>
            <w:rStyle w:val="Hyperlink"/>
            <w:noProof/>
            <w:lang w:val="en-US"/>
          </w:rPr>
          <w:t>. Maximum Collection System Voltage when POI Voltage is 1.03 Vpu</w:t>
        </w:r>
        <w:r w:rsidR="00E65863">
          <w:rPr>
            <w:noProof/>
            <w:webHidden/>
          </w:rPr>
          <w:tab/>
        </w:r>
        <w:r w:rsidR="00E65863">
          <w:rPr>
            <w:noProof/>
            <w:webHidden/>
          </w:rPr>
          <w:fldChar w:fldCharType="begin"/>
        </w:r>
        <w:r w:rsidR="00E65863">
          <w:rPr>
            <w:noProof/>
            <w:webHidden/>
          </w:rPr>
          <w:instrText xml:space="preserve"> PAGEREF _Toc12362481 \h </w:instrText>
        </w:r>
        <w:r w:rsidR="00E65863">
          <w:rPr>
            <w:noProof/>
            <w:webHidden/>
          </w:rPr>
        </w:r>
        <w:r w:rsidR="00E65863">
          <w:rPr>
            <w:noProof/>
            <w:webHidden/>
          </w:rPr>
          <w:fldChar w:fldCharType="separate"/>
        </w:r>
        <w:r w:rsidR="004C4C74">
          <w:rPr>
            <w:noProof/>
            <w:webHidden/>
          </w:rPr>
          <w:t>12</w:t>
        </w:r>
        <w:r w:rsidR="00E65863">
          <w:rPr>
            <w:noProof/>
            <w:webHidden/>
          </w:rPr>
          <w:fldChar w:fldCharType="end"/>
        </w:r>
      </w:hyperlink>
    </w:p>
    <w:p w14:paraId="0C3952C1" w14:textId="2C11CA69"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2" w:history="1">
        <w:r w:rsidR="00E65863" w:rsidRPr="00403A6C">
          <w:rPr>
            <w:rStyle w:val="Hyperlink"/>
            <w:noProof/>
          </w:rPr>
          <w:t>Figure 4</w:t>
        </w:r>
        <w:r w:rsidR="00E65863" w:rsidRPr="00403A6C">
          <w:rPr>
            <w:rStyle w:val="Hyperlink"/>
            <w:noProof/>
            <w:lang w:val="en-US"/>
          </w:rPr>
          <w:t>. Power Factor Capability of the Project at Different POI Voltages</w:t>
        </w:r>
        <w:r w:rsidR="00E65863">
          <w:rPr>
            <w:noProof/>
            <w:webHidden/>
          </w:rPr>
          <w:tab/>
        </w:r>
        <w:r w:rsidR="00E65863">
          <w:rPr>
            <w:noProof/>
            <w:webHidden/>
          </w:rPr>
          <w:fldChar w:fldCharType="begin"/>
        </w:r>
        <w:r w:rsidR="00E65863">
          <w:rPr>
            <w:noProof/>
            <w:webHidden/>
          </w:rPr>
          <w:instrText xml:space="preserve"> PAGEREF _Toc12362482 \h </w:instrText>
        </w:r>
        <w:r w:rsidR="00E65863">
          <w:rPr>
            <w:noProof/>
            <w:webHidden/>
          </w:rPr>
        </w:r>
        <w:r w:rsidR="00E65863">
          <w:rPr>
            <w:noProof/>
            <w:webHidden/>
          </w:rPr>
          <w:fldChar w:fldCharType="separate"/>
        </w:r>
        <w:r w:rsidR="004C4C74">
          <w:rPr>
            <w:noProof/>
            <w:webHidden/>
          </w:rPr>
          <w:t>13</w:t>
        </w:r>
        <w:r w:rsidR="00E65863">
          <w:rPr>
            <w:noProof/>
            <w:webHidden/>
          </w:rPr>
          <w:fldChar w:fldCharType="end"/>
        </w:r>
      </w:hyperlink>
    </w:p>
    <w:p w14:paraId="4DF6F6EC" w14:textId="53AB3285" w:rsidR="00E13273" w:rsidRPr="00CF03B0" w:rsidRDefault="00E13273" w:rsidP="00CF03B0">
      <w:r>
        <w:fldChar w:fldCharType="end"/>
      </w:r>
    </w:p>
    <w:p w14:paraId="7497AA10" w14:textId="77777777" w:rsidR="00E65863" w:rsidRDefault="00A43B2D" w:rsidP="00FA20BC">
      <w:pPr>
        <w:ind w:left="450" w:hanging="450"/>
        <w:jc w:val="center"/>
        <w:rPr>
          <w:noProof/>
        </w:rPr>
      </w:pPr>
      <w:r w:rsidRPr="00A43B2D">
        <w:rPr>
          <w:rFonts w:asciiTheme="majorBidi" w:hAnsiTheme="majorBidi" w:cstheme="majorBidi"/>
          <w:sz w:val="32"/>
          <w:szCs w:val="32"/>
        </w:rPr>
        <w:t xml:space="preserve">List of </w:t>
      </w:r>
      <w:r>
        <w:rPr>
          <w:rFonts w:asciiTheme="majorBidi" w:hAnsiTheme="majorBidi" w:cstheme="majorBidi"/>
          <w:sz w:val="32"/>
          <w:szCs w:val="32"/>
        </w:rPr>
        <w:t>Tables</w:t>
      </w:r>
      <w:r>
        <w:rPr>
          <w:rFonts w:ascii="Arial" w:hAnsi="Arial" w:cs="Arial"/>
          <w:sz w:val="22"/>
          <w:szCs w:val="22"/>
        </w:rPr>
        <w:fldChar w:fldCharType="begin"/>
      </w:r>
      <w:r>
        <w:rPr>
          <w:rFonts w:ascii="Arial" w:hAnsi="Arial" w:cs="Arial"/>
          <w:sz w:val="22"/>
          <w:szCs w:val="22"/>
        </w:rPr>
        <w:instrText xml:space="preserve"> TOC \h \z \c "Table" </w:instrText>
      </w:r>
      <w:r>
        <w:rPr>
          <w:rFonts w:ascii="Arial" w:hAnsi="Arial" w:cs="Arial"/>
          <w:sz w:val="22"/>
          <w:szCs w:val="22"/>
        </w:rPr>
        <w:fldChar w:fldCharType="separate"/>
      </w:r>
    </w:p>
    <w:p w14:paraId="796421A5" w14:textId="229EA94F"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3" w:history="1">
        <w:r w:rsidR="00E65863" w:rsidRPr="00A24DD2">
          <w:rPr>
            <w:rStyle w:val="Hyperlink"/>
            <w:noProof/>
          </w:rPr>
          <w:t>Table 1. Optimum DETC Settings</w:t>
        </w:r>
        <w:r w:rsidR="00E65863">
          <w:rPr>
            <w:noProof/>
            <w:webHidden/>
          </w:rPr>
          <w:tab/>
        </w:r>
        <w:r w:rsidR="00E65863">
          <w:rPr>
            <w:noProof/>
            <w:webHidden/>
          </w:rPr>
          <w:fldChar w:fldCharType="begin"/>
        </w:r>
        <w:r w:rsidR="00E65863">
          <w:rPr>
            <w:noProof/>
            <w:webHidden/>
          </w:rPr>
          <w:instrText xml:space="preserve"> PAGEREF _Toc12362483 \h </w:instrText>
        </w:r>
        <w:r w:rsidR="00E65863">
          <w:rPr>
            <w:noProof/>
            <w:webHidden/>
          </w:rPr>
        </w:r>
        <w:r w:rsidR="00E65863">
          <w:rPr>
            <w:noProof/>
            <w:webHidden/>
          </w:rPr>
          <w:fldChar w:fldCharType="separate"/>
        </w:r>
        <w:r w:rsidR="004C4C74">
          <w:rPr>
            <w:noProof/>
            <w:webHidden/>
          </w:rPr>
          <w:t>9</w:t>
        </w:r>
        <w:r w:rsidR="00E65863">
          <w:rPr>
            <w:noProof/>
            <w:webHidden/>
          </w:rPr>
          <w:fldChar w:fldCharType="end"/>
        </w:r>
      </w:hyperlink>
    </w:p>
    <w:p w14:paraId="116B9E45" w14:textId="04942C30"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4" w:history="1">
        <w:r w:rsidR="00E65863" w:rsidRPr="00A24DD2">
          <w:rPr>
            <w:rStyle w:val="Hyperlink"/>
            <w:noProof/>
          </w:rPr>
          <w:t>Table 2</w:t>
        </w:r>
        <w:r w:rsidR="00E65863" w:rsidRPr="00A24DD2">
          <w:rPr>
            <w:rStyle w:val="Hyperlink"/>
            <w:noProof/>
            <w:lang w:val="en-US"/>
          </w:rPr>
          <w:t>. Summary of Reactive Power Results</w:t>
        </w:r>
        <w:r w:rsidR="00E65863">
          <w:rPr>
            <w:noProof/>
            <w:webHidden/>
          </w:rPr>
          <w:tab/>
        </w:r>
        <w:r w:rsidR="00E65863">
          <w:rPr>
            <w:noProof/>
            <w:webHidden/>
          </w:rPr>
          <w:fldChar w:fldCharType="begin"/>
        </w:r>
        <w:r w:rsidR="00E65863">
          <w:rPr>
            <w:noProof/>
            <w:webHidden/>
          </w:rPr>
          <w:instrText xml:space="preserve"> PAGEREF _Toc12362484 \h </w:instrText>
        </w:r>
        <w:r w:rsidR="00E65863">
          <w:rPr>
            <w:noProof/>
            <w:webHidden/>
          </w:rPr>
        </w:r>
        <w:r w:rsidR="00E65863">
          <w:rPr>
            <w:noProof/>
            <w:webHidden/>
          </w:rPr>
          <w:fldChar w:fldCharType="separate"/>
        </w:r>
        <w:r w:rsidR="004C4C74">
          <w:rPr>
            <w:noProof/>
            <w:webHidden/>
          </w:rPr>
          <w:t>10</w:t>
        </w:r>
        <w:r w:rsidR="00E65863">
          <w:rPr>
            <w:noProof/>
            <w:webHidden/>
          </w:rPr>
          <w:fldChar w:fldCharType="end"/>
        </w:r>
      </w:hyperlink>
    </w:p>
    <w:p w14:paraId="68A3831F" w14:textId="389DE574"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5" w:history="1">
        <w:r w:rsidR="00E65863" w:rsidRPr="00A24DD2">
          <w:rPr>
            <w:rStyle w:val="Hyperlink"/>
            <w:noProof/>
          </w:rPr>
          <w:t>Table 3</w:t>
        </w:r>
        <w:r w:rsidR="00E65863" w:rsidRPr="00A24DD2">
          <w:rPr>
            <w:rStyle w:val="Hyperlink"/>
            <w:noProof/>
            <w:lang w:val="en-US"/>
          </w:rPr>
          <w:t>. Reactive Power Capability at V = 1.05 pu at the POI</w:t>
        </w:r>
        <w:r w:rsidR="00E65863">
          <w:rPr>
            <w:noProof/>
            <w:webHidden/>
          </w:rPr>
          <w:tab/>
        </w:r>
        <w:r w:rsidR="00E65863">
          <w:rPr>
            <w:noProof/>
            <w:webHidden/>
          </w:rPr>
          <w:fldChar w:fldCharType="begin"/>
        </w:r>
        <w:r w:rsidR="00E65863">
          <w:rPr>
            <w:noProof/>
            <w:webHidden/>
          </w:rPr>
          <w:instrText xml:space="preserve"> PAGEREF _Toc12362485 \h </w:instrText>
        </w:r>
        <w:r w:rsidR="00E65863">
          <w:rPr>
            <w:noProof/>
            <w:webHidden/>
          </w:rPr>
        </w:r>
        <w:r w:rsidR="00E65863">
          <w:rPr>
            <w:noProof/>
            <w:webHidden/>
          </w:rPr>
          <w:fldChar w:fldCharType="separate"/>
        </w:r>
        <w:r w:rsidR="004C4C74">
          <w:rPr>
            <w:noProof/>
            <w:webHidden/>
          </w:rPr>
          <w:t>14</w:t>
        </w:r>
        <w:r w:rsidR="00E65863">
          <w:rPr>
            <w:noProof/>
            <w:webHidden/>
          </w:rPr>
          <w:fldChar w:fldCharType="end"/>
        </w:r>
      </w:hyperlink>
    </w:p>
    <w:p w14:paraId="63EA3618" w14:textId="51503DFF"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6" w:history="1">
        <w:r w:rsidR="00E65863" w:rsidRPr="00A24DD2">
          <w:rPr>
            <w:rStyle w:val="Hyperlink"/>
            <w:noProof/>
          </w:rPr>
          <w:t>Table 4</w:t>
        </w:r>
        <w:r w:rsidR="00E65863" w:rsidRPr="00A24DD2">
          <w:rPr>
            <w:rStyle w:val="Hyperlink"/>
            <w:noProof/>
            <w:lang w:val="en-US"/>
          </w:rPr>
          <w:t>. Reactive Power Capability at V = 1.03 pu at the POI</w:t>
        </w:r>
        <w:r w:rsidR="00E65863">
          <w:rPr>
            <w:noProof/>
            <w:webHidden/>
          </w:rPr>
          <w:tab/>
        </w:r>
        <w:r w:rsidR="00E65863">
          <w:rPr>
            <w:noProof/>
            <w:webHidden/>
          </w:rPr>
          <w:fldChar w:fldCharType="begin"/>
        </w:r>
        <w:r w:rsidR="00E65863">
          <w:rPr>
            <w:noProof/>
            <w:webHidden/>
          </w:rPr>
          <w:instrText xml:space="preserve"> PAGEREF _Toc12362486 \h </w:instrText>
        </w:r>
        <w:r w:rsidR="00E65863">
          <w:rPr>
            <w:noProof/>
            <w:webHidden/>
          </w:rPr>
        </w:r>
        <w:r w:rsidR="00E65863">
          <w:rPr>
            <w:noProof/>
            <w:webHidden/>
          </w:rPr>
          <w:fldChar w:fldCharType="separate"/>
        </w:r>
        <w:r w:rsidR="004C4C74">
          <w:rPr>
            <w:noProof/>
            <w:webHidden/>
          </w:rPr>
          <w:t>14</w:t>
        </w:r>
        <w:r w:rsidR="00E65863">
          <w:rPr>
            <w:noProof/>
            <w:webHidden/>
          </w:rPr>
          <w:fldChar w:fldCharType="end"/>
        </w:r>
      </w:hyperlink>
    </w:p>
    <w:p w14:paraId="2B2A1DE6" w14:textId="286E167F"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7" w:history="1">
        <w:r w:rsidR="00E65863" w:rsidRPr="00A24DD2">
          <w:rPr>
            <w:rStyle w:val="Hyperlink"/>
            <w:noProof/>
          </w:rPr>
          <w:t>Table 5</w:t>
        </w:r>
        <w:r w:rsidR="00E65863" w:rsidRPr="00A24DD2">
          <w:rPr>
            <w:rStyle w:val="Hyperlink"/>
            <w:noProof/>
            <w:lang w:val="en-US"/>
          </w:rPr>
          <w:t>. Reactive Power Capability at V = 0.97 pu at the POI</w:t>
        </w:r>
        <w:r w:rsidR="00E65863">
          <w:rPr>
            <w:noProof/>
            <w:webHidden/>
          </w:rPr>
          <w:tab/>
        </w:r>
        <w:r w:rsidR="00E65863">
          <w:rPr>
            <w:noProof/>
            <w:webHidden/>
          </w:rPr>
          <w:fldChar w:fldCharType="begin"/>
        </w:r>
        <w:r w:rsidR="00E65863">
          <w:rPr>
            <w:noProof/>
            <w:webHidden/>
          </w:rPr>
          <w:instrText xml:space="preserve"> PAGEREF _Toc12362487 \h </w:instrText>
        </w:r>
        <w:r w:rsidR="00E65863">
          <w:rPr>
            <w:noProof/>
            <w:webHidden/>
          </w:rPr>
        </w:r>
        <w:r w:rsidR="00E65863">
          <w:rPr>
            <w:noProof/>
            <w:webHidden/>
          </w:rPr>
          <w:fldChar w:fldCharType="separate"/>
        </w:r>
        <w:r w:rsidR="004C4C74">
          <w:rPr>
            <w:noProof/>
            <w:webHidden/>
          </w:rPr>
          <w:t>15</w:t>
        </w:r>
        <w:r w:rsidR="00E65863">
          <w:rPr>
            <w:noProof/>
            <w:webHidden/>
          </w:rPr>
          <w:fldChar w:fldCharType="end"/>
        </w:r>
      </w:hyperlink>
    </w:p>
    <w:p w14:paraId="09C9B89B" w14:textId="1B5C7F3A"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8" w:history="1">
        <w:r w:rsidR="00E65863" w:rsidRPr="00A24DD2">
          <w:rPr>
            <w:rStyle w:val="Hyperlink"/>
            <w:noProof/>
          </w:rPr>
          <w:t>Table 6</w:t>
        </w:r>
        <w:r w:rsidR="00E65863" w:rsidRPr="00A24DD2">
          <w:rPr>
            <w:rStyle w:val="Hyperlink"/>
            <w:noProof/>
            <w:lang w:val="en-US"/>
          </w:rPr>
          <w:t>. Reactive Power Capability at V = 0.95 pu at the POI</w:t>
        </w:r>
        <w:r w:rsidR="00E65863">
          <w:rPr>
            <w:noProof/>
            <w:webHidden/>
          </w:rPr>
          <w:tab/>
        </w:r>
        <w:r w:rsidR="00E65863">
          <w:rPr>
            <w:noProof/>
            <w:webHidden/>
          </w:rPr>
          <w:fldChar w:fldCharType="begin"/>
        </w:r>
        <w:r w:rsidR="00E65863">
          <w:rPr>
            <w:noProof/>
            <w:webHidden/>
          </w:rPr>
          <w:instrText xml:space="preserve"> PAGEREF _Toc12362488 \h </w:instrText>
        </w:r>
        <w:r w:rsidR="00E65863">
          <w:rPr>
            <w:noProof/>
            <w:webHidden/>
          </w:rPr>
        </w:r>
        <w:r w:rsidR="00E65863">
          <w:rPr>
            <w:noProof/>
            <w:webHidden/>
          </w:rPr>
          <w:fldChar w:fldCharType="separate"/>
        </w:r>
        <w:r w:rsidR="004C4C74">
          <w:rPr>
            <w:noProof/>
            <w:webHidden/>
          </w:rPr>
          <w:t>15</w:t>
        </w:r>
        <w:r w:rsidR="00E65863">
          <w:rPr>
            <w:noProof/>
            <w:webHidden/>
          </w:rPr>
          <w:fldChar w:fldCharType="end"/>
        </w:r>
      </w:hyperlink>
    </w:p>
    <w:p w14:paraId="1ABBC0B1" w14:textId="24E29A61"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89" w:history="1">
        <w:r w:rsidR="00E65863" w:rsidRPr="00A24DD2">
          <w:rPr>
            <w:rStyle w:val="Hyperlink"/>
            <w:noProof/>
          </w:rPr>
          <w:t>Table 6</w:t>
        </w:r>
        <w:r w:rsidR="00E65863" w:rsidRPr="00A24DD2">
          <w:rPr>
            <w:rStyle w:val="Hyperlink"/>
            <w:noProof/>
            <w:lang w:val="en-US"/>
          </w:rPr>
          <w:t>. Three-Phase Short Circuit at HV Bus</w:t>
        </w:r>
        <w:r w:rsidR="00E65863">
          <w:rPr>
            <w:noProof/>
            <w:webHidden/>
          </w:rPr>
          <w:tab/>
        </w:r>
        <w:r w:rsidR="00E65863">
          <w:rPr>
            <w:noProof/>
            <w:webHidden/>
          </w:rPr>
          <w:fldChar w:fldCharType="begin"/>
        </w:r>
        <w:r w:rsidR="00E65863">
          <w:rPr>
            <w:noProof/>
            <w:webHidden/>
          </w:rPr>
          <w:instrText xml:space="preserve"> PAGEREF _Toc12362489 \h </w:instrText>
        </w:r>
        <w:r w:rsidR="00E65863">
          <w:rPr>
            <w:noProof/>
            <w:webHidden/>
          </w:rPr>
        </w:r>
        <w:r w:rsidR="00E65863">
          <w:rPr>
            <w:noProof/>
            <w:webHidden/>
          </w:rPr>
          <w:fldChar w:fldCharType="separate"/>
        </w:r>
        <w:r w:rsidR="004C4C74">
          <w:rPr>
            <w:noProof/>
            <w:webHidden/>
          </w:rPr>
          <w:t>16</w:t>
        </w:r>
        <w:r w:rsidR="00E65863">
          <w:rPr>
            <w:noProof/>
            <w:webHidden/>
          </w:rPr>
          <w:fldChar w:fldCharType="end"/>
        </w:r>
      </w:hyperlink>
    </w:p>
    <w:p w14:paraId="2FDC0A7D" w14:textId="28975CE0"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90" w:history="1">
        <w:r w:rsidR="00E65863" w:rsidRPr="00A24DD2">
          <w:rPr>
            <w:rStyle w:val="Hyperlink"/>
            <w:noProof/>
          </w:rPr>
          <w:t>Table 7</w:t>
        </w:r>
        <w:r w:rsidR="00E65863" w:rsidRPr="00A24DD2">
          <w:rPr>
            <w:rStyle w:val="Hyperlink"/>
            <w:noProof/>
            <w:lang w:val="en-US"/>
          </w:rPr>
          <w:t>. Cable Positive Sequence Impedance</w:t>
        </w:r>
        <w:r w:rsidR="00E65863">
          <w:rPr>
            <w:noProof/>
            <w:webHidden/>
          </w:rPr>
          <w:tab/>
        </w:r>
        <w:r w:rsidR="00E65863">
          <w:rPr>
            <w:noProof/>
            <w:webHidden/>
          </w:rPr>
          <w:fldChar w:fldCharType="begin"/>
        </w:r>
        <w:r w:rsidR="00E65863">
          <w:rPr>
            <w:noProof/>
            <w:webHidden/>
          </w:rPr>
          <w:instrText xml:space="preserve"> PAGEREF _Toc12362490 \h </w:instrText>
        </w:r>
        <w:r w:rsidR="00E65863">
          <w:rPr>
            <w:noProof/>
            <w:webHidden/>
          </w:rPr>
        </w:r>
        <w:r w:rsidR="00E65863">
          <w:rPr>
            <w:noProof/>
            <w:webHidden/>
          </w:rPr>
          <w:fldChar w:fldCharType="separate"/>
        </w:r>
        <w:r w:rsidR="004C4C74">
          <w:rPr>
            <w:noProof/>
            <w:webHidden/>
          </w:rPr>
          <w:t>17</w:t>
        </w:r>
        <w:r w:rsidR="00E65863">
          <w:rPr>
            <w:noProof/>
            <w:webHidden/>
          </w:rPr>
          <w:fldChar w:fldCharType="end"/>
        </w:r>
      </w:hyperlink>
    </w:p>
    <w:p w14:paraId="278B1C21" w14:textId="1E9781AD" w:rsidR="00E65863" w:rsidRDefault="00B9112A">
      <w:pPr>
        <w:pStyle w:val="TableofFigures"/>
        <w:tabs>
          <w:tab w:val="right" w:leader="dot" w:pos="9350"/>
        </w:tabs>
        <w:rPr>
          <w:rFonts w:asciiTheme="minorHAnsi" w:eastAsiaTheme="minorEastAsia" w:hAnsiTheme="minorHAnsi" w:cstheme="minorBidi"/>
          <w:noProof/>
          <w:sz w:val="22"/>
          <w:szCs w:val="22"/>
          <w:lang w:val="en-US"/>
        </w:rPr>
      </w:pPr>
      <w:hyperlink w:anchor="_Toc12362491" w:history="1">
        <w:r w:rsidR="00E65863" w:rsidRPr="00A24DD2">
          <w:rPr>
            <w:rStyle w:val="Hyperlink"/>
            <w:noProof/>
          </w:rPr>
          <w:t>Table 8</w:t>
        </w:r>
        <w:r w:rsidR="00E65863" w:rsidRPr="00A24DD2">
          <w:rPr>
            <w:rStyle w:val="Hyperlink"/>
            <w:noProof/>
            <w:lang w:val="en-US"/>
          </w:rPr>
          <w:t>. Cable Zero Sequence Impedance</w:t>
        </w:r>
        <w:r w:rsidR="00E65863">
          <w:rPr>
            <w:noProof/>
            <w:webHidden/>
          </w:rPr>
          <w:tab/>
        </w:r>
        <w:r w:rsidR="00E65863">
          <w:rPr>
            <w:noProof/>
            <w:webHidden/>
          </w:rPr>
          <w:fldChar w:fldCharType="begin"/>
        </w:r>
        <w:r w:rsidR="00E65863">
          <w:rPr>
            <w:noProof/>
            <w:webHidden/>
          </w:rPr>
          <w:instrText xml:space="preserve"> PAGEREF _Toc12362491 \h </w:instrText>
        </w:r>
        <w:r w:rsidR="00E65863">
          <w:rPr>
            <w:noProof/>
            <w:webHidden/>
          </w:rPr>
        </w:r>
        <w:r w:rsidR="00E65863">
          <w:rPr>
            <w:noProof/>
            <w:webHidden/>
          </w:rPr>
          <w:fldChar w:fldCharType="separate"/>
        </w:r>
        <w:r w:rsidR="004C4C74">
          <w:rPr>
            <w:noProof/>
            <w:webHidden/>
          </w:rPr>
          <w:t>17</w:t>
        </w:r>
        <w:r w:rsidR="00E65863">
          <w:rPr>
            <w:noProof/>
            <w:webHidden/>
          </w:rPr>
          <w:fldChar w:fldCharType="end"/>
        </w:r>
      </w:hyperlink>
    </w:p>
    <w:p w14:paraId="0B8F0BEA" w14:textId="1B280F6F" w:rsidR="00CF03B0" w:rsidRDefault="00A43B2D" w:rsidP="00CF03B0">
      <w:r>
        <w:fldChar w:fldCharType="end"/>
      </w:r>
    </w:p>
    <w:p w14:paraId="6AE4CD25" w14:textId="77777777" w:rsidR="00CF03B0" w:rsidRDefault="00CF03B0">
      <w:pPr>
        <w:spacing w:after="160" w:line="259" w:lineRule="auto"/>
      </w:pPr>
      <w:r>
        <w:br w:type="page"/>
      </w:r>
    </w:p>
    <w:p w14:paraId="7336DF79" w14:textId="77777777" w:rsidR="00A43B2D" w:rsidRPr="00CF03B0" w:rsidRDefault="00A43B2D" w:rsidP="00CF03B0"/>
    <w:p w14:paraId="76E6335F" w14:textId="5D140391" w:rsidR="00BE7CA0" w:rsidRDefault="00BE7CA0" w:rsidP="005B3B5D">
      <w:pPr>
        <w:ind w:left="450" w:hanging="450"/>
        <w:jc w:val="center"/>
      </w:pPr>
      <w:bookmarkStart w:id="20" w:name="_Toc522705281"/>
      <w:r w:rsidRPr="005B3B5D">
        <w:rPr>
          <w:rFonts w:asciiTheme="majorBidi" w:hAnsiTheme="majorBidi" w:cstheme="majorBidi"/>
          <w:sz w:val="32"/>
          <w:szCs w:val="32"/>
        </w:rPr>
        <w:t>Acronyms</w:t>
      </w:r>
      <w:bookmarkEnd w:id="20"/>
    </w:p>
    <w:p w14:paraId="784DAC7C" w14:textId="77777777" w:rsidR="00450CE4" w:rsidRPr="00CF03B0" w:rsidRDefault="00450CE4" w:rsidP="00CF03B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8375"/>
      </w:tblGrid>
      <w:tr w:rsidR="00CD0455" w14:paraId="086BFE2E" w14:textId="77777777" w:rsidTr="001068AA">
        <w:tc>
          <w:tcPr>
            <w:tcW w:w="985" w:type="dxa"/>
          </w:tcPr>
          <w:p w14:paraId="65D869FA" w14:textId="325EB30A" w:rsidR="00CD0455" w:rsidRDefault="00CD0455" w:rsidP="00CD0455">
            <w:pPr>
              <w:rPr>
                <w:rFonts w:ascii="Arial" w:hAnsi="Arial" w:cs="Arial"/>
                <w:sz w:val="22"/>
                <w:szCs w:val="22"/>
              </w:rPr>
            </w:pPr>
            <w:r>
              <w:rPr>
                <w:rFonts w:ascii="Arial" w:hAnsi="Arial" w:cs="Arial"/>
                <w:sz w:val="22"/>
                <w:szCs w:val="22"/>
              </w:rPr>
              <w:t>Cap</w:t>
            </w:r>
          </w:p>
        </w:tc>
        <w:tc>
          <w:tcPr>
            <w:tcW w:w="8375" w:type="dxa"/>
          </w:tcPr>
          <w:p w14:paraId="3A667A3B" w14:textId="7607450C" w:rsidR="00CD0455" w:rsidRDefault="00CD0455" w:rsidP="00CD0455">
            <w:pPr>
              <w:rPr>
                <w:rFonts w:ascii="Arial" w:hAnsi="Arial" w:cs="Arial"/>
                <w:sz w:val="22"/>
                <w:szCs w:val="22"/>
              </w:rPr>
            </w:pPr>
            <w:r>
              <w:rPr>
                <w:rFonts w:ascii="Arial" w:hAnsi="Arial" w:cs="Arial"/>
                <w:sz w:val="22"/>
                <w:szCs w:val="22"/>
              </w:rPr>
              <w:t>Capacitor</w:t>
            </w:r>
          </w:p>
        </w:tc>
      </w:tr>
      <w:tr w:rsidR="00CD0455" w14:paraId="5B6BA7FF" w14:textId="77777777" w:rsidTr="001068AA">
        <w:tc>
          <w:tcPr>
            <w:tcW w:w="985" w:type="dxa"/>
          </w:tcPr>
          <w:p w14:paraId="79CC7532" w14:textId="79669347" w:rsidR="00CD0455" w:rsidRDefault="00CD0455" w:rsidP="00CD0455">
            <w:pPr>
              <w:rPr>
                <w:rFonts w:ascii="Arial" w:hAnsi="Arial" w:cs="Arial"/>
                <w:sz w:val="22"/>
                <w:szCs w:val="22"/>
              </w:rPr>
            </w:pPr>
            <w:r>
              <w:rPr>
                <w:rFonts w:ascii="Arial" w:hAnsi="Arial" w:cs="Arial"/>
                <w:sz w:val="22"/>
                <w:szCs w:val="22"/>
              </w:rPr>
              <w:t>DETC</w:t>
            </w:r>
          </w:p>
        </w:tc>
        <w:tc>
          <w:tcPr>
            <w:tcW w:w="8375" w:type="dxa"/>
          </w:tcPr>
          <w:p w14:paraId="33B90117" w14:textId="2C1D40A1" w:rsidR="00CD0455" w:rsidRDefault="00CD0455" w:rsidP="00CD0455">
            <w:pPr>
              <w:rPr>
                <w:rFonts w:ascii="Arial" w:hAnsi="Arial" w:cs="Arial"/>
                <w:sz w:val="22"/>
                <w:szCs w:val="22"/>
              </w:rPr>
            </w:pPr>
            <w:r>
              <w:rPr>
                <w:rFonts w:ascii="Arial" w:hAnsi="Arial" w:cs="Arial"/>
                <w:sz w:val="22"/>
                <w:szCs w:val="22"/>
              </w:rPr>
              <w:t>De-energized Tap Changer</w:t>
            </w:r>
          </w:p>
        </w:tc>
      </w:tr>
      <w:tr w:rsidR="00CD0455" w14:paraId="731FD047" w14:textId="77777777" w:rsidTr="001068AA">
        <w:tc>
          <w:tcPr>
            <w:tcW w:w="985" w:type="dxa"/>
          </w:tcPr>
          <w:p w14:paraId="5946A0C8" w14:textId="4D94FCF4" w:rsidR="00CD0455" w:rsidRDefault="00CD0455" w:rsidP="00CD0455">
            <w:pPr>
              <w:rPr>
                <w:rFonts w:ascii="Arial" w:hAnsi="Arial" w:cs="Arial"/>
                <w:sz w:val="22"/>
                <w:szCs w:val="22"/>
              </w:rPr>
            </w:pPr>
            <w:r>
              <w:rPr>
                <w:rFonts w:ascii="Arial" w:hAnsi="Arial" w:cs="Arial"/>
                <w:sz w:val="22"/>
                <w:szCs w:val="22"/>
              </w:rPr>
              <w:t>Ft</w:t>
            </w:r>
          </w:p>
        </w:tc>
        <w:tc>
          <w:tcPr>
            <w:tcW w:w="8375" w:type="dxa"/>
          </w:tcPr>
          <w:p w14:paraId="0592FDD0" w14:textId="5D2E8D60" w:rsidR="00CD0455" w:rsidRDefault="00CD0455" w:rsidP="00CD0455">
            <w:pPr>
              <w:rPr>
                <w:rFonts w:ascii="Arial" w:hAnsi="Arial" w:cs="Arial"/>
                <w:sz w:val="22"/>
                <w:szCs w:val="22"/>
              </w:rPr>
            </w:pPr>
            <w:r>
              <w:rPr>
                <w:rFonts w:ascii="Arial" w:hAnsi="Arial" w:cs="Arial"/>
                <w:sz w:val="22"/>
                <w:szCs w:val="22"/>
              </w:rPr>
              <w:t>Foot</w:t>
            </w:r>
          </w:p>
        </w:tc>
      </w:tr>
      <w:tr w:rsidR="00CD0455" w14:paraId="2AAA7CC2" w14:textId="77777777" w:rsidTr="001068AA">
        <w:tc>
          <w:tcPr>
            <w:tcW w:w="985" w:type="dxa"/>
          </w:tcPr>
          <w:p w14:paraId="43FE26DD" w14:textId="7B8A3FAF" w:rsidR="00CD0455" w:rsidRDefault="00CD0455" w:rsidP="00CD0455">
            <w:pPr>
              <w:rPr>
                <w:rFonts w:ascii="Arial" w:hAnsi="Arial" w:cs="Arial"/>
                <w:sz w:val="22"/>
                <w:szCs w:val="22"/>
              </w:rPr>
            </w:pPr>
            <w:r>
              <w:rPr>
                <w:rFonts w:ascii="Arial" w:hAnsi="Arial" w:cs="Arial"/>
                <w:sz w:val="22"/>
                <w:szCs w:val="22"/>
              </w:rPr>
              <w:t>FERC</w:t>
            </w:r>
          </w:p>
        </w:tc>
        <w:tc>
          <w:tcPr>
            <w:tcW w:w="8375" w:type="dxa"/>
          </w:tcPr>
          <w:p w14:paraId="0825BC03" w14:textId="3D22DA7F" w:rsidR="00CD0455" w:rsidRDefault="00CD0455" w:rsidP="00CD0455">
            <w:pPr>
              <w:rPr>
                <w:rFonts w:ascii="Arial" w:hAnsi="Arial" w:cs="Arial"/>
                <w:sz w:val="22"/>
                <w:szCs w:val="22"/>
              </w:rPr>
            </w:pPr>
            <w:r w:rsidRPr="005027E6">
              <w:rPr>
                <w:rFonts w:ascii="Arial" w:hAnsi="Arial" w:cs="Arial"/>
                <w:sz w:val="22"/>
                <w:szCs w:val="22"/>
              </w:rPr>
              <w:t>Federal Energy Regulatory Commission</w:t>
            </w:r>
          </w:p>
        </w:tc>
      </w:tr>
      <w:tr w:rsidR="00CD0455" w14:paraId="6537EF5C" w14:textId="77777777" w:rsidTr="001068AA">
        <w:tc>
          <w:tcPr>
            <w:tcW w:w="985" w:type="dxa"/>
          </w:tcPr>
          <w:p w14:paraId="0EF758CB" w14:textId="7F36A448" w:rsidR="00CD0455" w:rsidRDefault="00CD0455" w:rsidP="00CD0455">
            <w:pPr>
              <w:rPr>
                <w:rFonts w:ascii="Arial" w:hAnsi="Arial" w:cs="Arial"/>
                <w:sz w:val="22"/>
                <w:szCs w:val="22"/>
              </w:rPr>
            </w:pPr>
            <w:r>
              <w:rPr>
                <w:rFonts w:ascii="Arial" w:hAnsi="Arial" w:cs="Arial"/>
                <w:sz w:val="22"/>
                <w:szCs w:val="22"/>
              </w:rPr>
              <w:t>HV</w:t>
            </w:r>
          </w:p>
        </w:tc>
        <w:tc>
          <w:tcPr>
            <w:tcW w:w="8375" w:type="dxa"/>
          </w:tcPr>
          <w:p w14:paraId="42161BDE" w14:textId="24D051AF" w:rsidR="00CD0455" w:rsidRPr="005027E6" w:rsidRDefault="00CD0455" w:rsidP="00CD0455">
            <w:pPr>
              <w:rPr>
                <w:rFonts w:ascii="Arial" w:hAnsi="Arial" w:cs="Arial"/>
                <w:sz w:val="22"/>
                <w:szCs w:val="22"/>
              </w:rPr>
            </w:pPr>
            <w:r>
              <w:rPr>
                <w:rFonts w:ascii="Arial" w:hAnsi="Arial" w:cs="Arial"/>
                <w:sz w:val="22"/>
                <w:szCs w:val="22"/>
              </w:rPr>
              <w:t>High Voltage</w:t>
            </w:r>
          </w:p>
        </w:tc>
      </w:tr>
      <w:tr w:rsidR="00CD0455" w14:paraId="4154A417" w14:textId="77777777" w:rsidTr="001068AA">
        <w:tc>
          <w:tcPr>
            <w:tcW w:w="985" w:type="dxa"/>
          </w:tcPr>
          <w:p w14:paraId="202411D9" w14:textId="45F54699" w:rsidR="00CD0455" w:rsidRDefault="00CD0455" w:rsidP="00CD0455">
            <w:pPr>
              <w:rPr>
                <w:rFonts w:ascii="Arial" w:hAnsi="Arial" w:cs="Arial"/>
                <w:sz w:val="22"/>
                <w:szCs w:val="22"/>
              </w:rPr>
            </w:pPr>
            <w:r>
              <w:rPr>
                <w:rFonts w:ascii="Arial" w:hAnsi="Arial" w:cs="Arial"/>
                <w:sz w:val="22"/>
                <w:szCs w:val="22"/>
              </w:rPr>
              <w:t>LGIA</w:t>
            </w:r>
          </w:p>
        </w:tc>
        <w:tc>
          <w:tcPr>
            <w:tcW w:w="8375" w:type="dxa"/>
          </w:tcPr>
          <w:p w14:paraId="22CD842E" w14:textId="7AB6C1FD" w:rsidR="00CD0455" w:rsidRDefault="00CD0455" w:rsidP="00CD0455">
            <w:pPr>
              <w:rPr>
                <w:rFonts w:ascii="Arial" w:hAnsi="Arial" w:cs="Arial"/>
                <w:sz w:val="22"/>
                <w:szCs w:val="22"/>
              </w:rPr>
            </w:pPr>
            <w:r w:rsidRPr="00623306">
              <w:rPr>
                <w:rFonts w:ascii="Arial" w:hAnsi="Arial" w:cs="Arial"/>
                <w:sz w:val="22"/>
                <w:szCs w:val="22"/>
              </w:rPr>
              <w:t>Large Generator Interconnection Agreemen</w:t>
            </w:r>
            <w:r>
              <w:rPr>
                <w:rFonts w:ascii="Arial" w:hAnsi="Arial" w:cs="Arial"/>
                <w:sz w:val="22"/>
                <w:szCs w:val="22"/>
              </w:rPr>
              <w:t>t</w:t>
            </w:r>
          </w:p>
        </w:tc>
      </w:tr>
      <w:tr w:rsidR="000A727B" w14:paraId="65F3DB0F" w14:textId="77777777" w:rsidTr="001068AA">
        <w:tc>
          <w:tcPr>
            <w:tcW w:w="985" w:type="dxa"/>
          </w:tcPr>
          <w:p w14:paraId="5B5C39BB" w14:textId="3267E4B4" w:rsidR="000A727B" w:rsidRDefault="000A727B" w:rsidP="00CD0455">
            <w:pPr>
              <w:rPr>
                <w:rFonts w:ascii="Arial" w:hAnsi="Arial" w:cs="Arial"/>
                <w:sz w:val="22"/>
                <w:szCs w:val="22"/>
              </w:rPr>
            </w:pPr>
            <w:r>
              <w:rPr>
                <w:rFonts w:ascii="Arial" w:hAnsi="Arial" w:cs="Arial"/>
                <w:sz w:val="22"/>
                <w:szCs w:val="22"/>
              </w:rPr>
              <w:t>Max</w:t>
            </w:r>
          </w:p>
        </w:tc>
        <w:tc>
          <w:tcPr>
            <w:tcW w:w="8375" w:type="dxa"/>
          </w:tcPr>
          <w:p w14:paraId="7C1FAB19" w14:textId="56B0DB31" w:rsidR="000A727B" w:rsidRDefault="000A727B" w:rsidP="00CD0455">
            <w:pPr>
              <w:rPr>
                <w:rFonts w:ascii="Arial" w:hAnsi="Arial" w:cs="Arial"/>
                <w:sz w:val="22"/>
                <w:szCs w:val="22"/>
              </w:rPr>
            </w:pPr>
            <w:r>
              <w:rPr>
                <w:rFonts w:ascii="Arial" w:hAnsi="Arial" w:cs="Arial"/>
                <w:sz w:val="22"/>
                <w:szCs w:val="22"/>
              </w:rPr>
              <w:t>Maximum</w:t>
            </w:r>
          </w:p>
        </w:tc>
      </w:tr>
      <w:tr w:rsidR="00CD0455" w14:paraId="526677AD" w14:textId="77777777" w:rsidTr="001068AA">
        <w:tc>
          <w:tcPr>
            <w:tcW w:w="985" w:type="dxa"/>
          </w:tcPr>
          <w:p w14:paraId="4F023044" w14:textId="7F79A651" w:rsidR="00CD0455" w:rsidRPr="00450CE4" w:rsidRDefault="00CD0455" w:rsidP="00CD0455">
            <w:pPr>
              <w:rPr>
                <w:rFonts w:ascii="Arial" w:hAnsi="Arial" w:cs="Arial"/>
                <w:sz w:val="22"/>
                <w:szCs w:val="22"/>
              </w:rPr>
            </w:pPr>
            <w:r>
              <w:rPr>
                <w:rFonts w:ascii="Arial" w:hAnsi="Arial" w:cs="Arial"/>
                <w:sz w:val="22"/>
                <w:szCs w:val="22"/>
              </w:rPr>
              <w:t>MENG</w:t>
            </w:r>
          </w:p>
        </w:tc>
        <w:tc>
          <w:tcPr>
            <w:tcW w:w="8375" w:type="dxa"/>
          </w:tcPr>
          <w:p w14:paraId="22026EEE" w14:textId="0DE34D73" w:rsidR="00CD0455" w:rsidRPr="00450CE4" w:rsidRDefault="00CD0455" w:rsidP="00CD0455">
            <w:pPr>
              <w:rPr>
                <w:rFonts w:ascii="Arial" w:hAnsi="Arial" w:cs="Arial"/>
                <w:sz w:val="22"/>
                <w:szCs w:val="22"/>
              </w:rPr>
            </w:pPr>
            <w:r>
              <w:rPr>
                <w:rFonts w:ascii="Arial" w:hAnsi="Arial" w:cs="Arial"/>
                <w:sz w:val="22"/>
                <w:szCs w:val="22"/>
              </w:rPr>
              <w:t>Mort</w:t>
            </w:r>
            <w:r w:rsidR="00DB6053">
              <w:rPr>
                <w:rFonts w:ascii="Arial" w:hAnsi="Arial" w:cs="Arial"/>
                <w:sz w:val="22"/>
                <w:szCs w:val="22"/>
              </w:rPr>
              <w:t>enson Engineering Services, Inc.</w:t>
            </w:r>
          </w:p>
        </w:tc>
      </w:tr>
      <w:tr w:rsidR="000A727B" w14:paraId="27B7994F" w14:textId="77777777" w:rsidTr="001068AA">
        <w:tc>
          <w:tcPr>
            <w:tcW w:w="985" w:type="dxa"/>
          </w:tcPr>
          <w:p w14:paraId="27C65722" w14:textId="67B76A07" w:rsidR="000A727B" w:rsidRDefault="000A727B" w:rsidP="00CD0455">
            <w:pPr>
              <w:rPr>
                <w:rFonts w:ascii="Arial" w:hAnsi="Arial" w:cs="Arial"/>
                <w:sz w:val="22"/>
                <w:szCs w:val="22"/>
              </w:rPr>
            </w:pPr>
            <w:r>
              <w:rPr>
                <w:rFonts w:ascii="Arial" w:hAnsi="Arial" w:cs="Arial"/>
                <w:sz w:val="22"/>
                <w:szCs w:val="22"/>
              </w:rPr>
              <w:t>Min</w:t>
            </w:r>
          </w:p>
        </w:tc>
        <w:tc>
          <w:tcPr>
            <w:tcW w:w="8375" w:type="dxa"/>
          </w:tcPr>
          <w:p w14:paraId="7F096D6B" w14:textId="35F21363" w:rsidR="000A727B" w:rsidRDefault="000A727B" w:rsidP="00CD0455">
            <w:pPr>
              <w:rPr>
                <w:rFonts w:ascii="Arial" w:hAnsi="Arial" w:cs="Arial"/>
                <w:sz w:val="22"/>
                <w:szCs w:val="22"/>
              </w:rPr>
            </w:pPr>
            <w:r>
              <w:rPr>
                <w:rFonts w:ascii="Arial" w:hAnsi="Arial" w:cs="Arial"/>
                <w:sz w:val="22"/>
                <w:szCs w:val="22"/>
              </w:rPr>
              <w:t>Minimum</w:t>
            </w:r>
          </w:p>
        </w:tc>
      </w:tr>
      <w:tr w:rsidR="00CD0455" w14:paraId="77C1D001" w14:textId="77777777" w:rsidTr="001068AA">
        <w:tc>
          <w:tcPr>
            <w:tcW w:w="985" w:type="dxa"/>
          </w:tcPr>
          <w:p w14:paraId="400A122C" w14:textId="77777777" w:rsidR="00CD0455" w:rsidRPr="00450CE4" w:rsidRDefault="00CD0455" w:rsidP="00CD0455">
            <w:pPr>
              <w:rPr>
                <w:rFonts w:ascii="Arial" w:hAnsi="Arial" w:cs="Arial"/>
                <w:sz w:val="22"/>
                <w:szCs w:val="22"/>
              </w:rPr>
            </w:pPr>
            <w:r>
              <w:rPr>
                <w:rFonts w:ascii="Arial" w:hAnsi="Arial" w:cs="Arial"/>
                <w:sz w:val="22"/>
                <w:szCs w:val="22"/>
              </w:rPr>
              <w:t>MPT</w:t>
            </w:r>
          </w:p>
        </w:tc>
        <w:tc>
          <w:tcPr>
            <w:tcW w:w="8375" w:type="dxa"/>
          </w:tcPr>
          <w:p w14:paraId="5D67F228" w14:textId="77777777" w:rsidR="00CD0455" w:rsidRPr="00450CE4" w:rsidRDefault="00CD0455" w:rsidP="00CD0455">
            <w:pPr>
              <w:rPr>
                <w:rFonts w:ascii="Arial" w:hAnsi="Arial" w:cs="Arial"/>
                <w:sz w:val="22"/>
                <w:szCs w:val="22"/>
              </w:rPr>
            </w:pPr>
            <w:r>
              <w:rPr>
                <w:rFonts w:ascii="Arial" w:hAnsi="Arial" w:cs="Arial"/>
                <w:sz w:val="22"/>
                <w:szCs w:val="22"/>
              </w:rPr>
              <w:t>Main Power Transformer</w:t>
            </w:r>
          </w:p>
        </w:tc>
      </w:tr>
      <w:tr w:rsidR="00CD0455" w14:paraId="547D60CB" w14:textId="77777777" w:rsidTr="001068AA">
        <w:tc>
          <w:tcPr>
            <w:tcW w:w="985" w:type="dxa"/>
          </w:tcPr>
          <w:p w14:paraId="6ACAE7F4" w14:textId="6E4F874E" w:rsidR="00CD0455" w:rsidRDefault="00CD0455" w:rsidP="00CD0455">
            <w:pPr>
              <w:rPr>
                <w:rFonts w:ascii="Arial" w:hAnsi="Arial" w:cs="Arial"/>
                <w:sz w:val="22"/>
                <w:szCs w:val="22"/>
              </w:rPr>
            </w:pPr>
            <w:r>
              <w:rPr>
                <w:rFonts w:ascii="Arial" w:hAnsi="Arial" w:cs="Arial"/>
                <w:sz w:val="22"/>
                <w:szCs w:val="22"/>
              </w:rPr>
              <w:t>MV</w:t>
            </w:r>
          </w:p>
        </w:tc>
        <w:tc>
          <w:tcPr>
            <w:tcW w:w="8375" w:type="dxa"/>
          </w:tcPr>
          <w:p w14:paraId="05316F09" w14:textId="5BEE3C88" w:rsidR="00CD0455" w:rsidRDefault="00CD0455" w:rsidP="00CD0455">
            <w:pPr>
              <w:rPr>
                <w:rFonts w:ascii="Arial" w:hAnsi="Arial" w:cs="Arial"/>
                <w:sz w:val="22"/>
                <w:szCs w:val="22"/>
              </w:rPr>
            </w:pPr>
            <w:r>
              <w:rPr>
                <w:rFonts w:ascii="Arial" w:hAnsi="Arial" w:cs="Arial"/>
                <w:sz w:val="22"/>
                <w:szCs w:val="22"/>
              </w:rPr>
              <w:t>Medium Voltage</w:t>
            </w:r>
          </w:p>
        </w:tc>
      </w:tr>
      <w:tr w:rsidR="00CD0455" w14:paraId="68D886EF" w14:textId="77777777" w:rsidTr="001068AA">
        <w:tc>
          <w:tcPr>
            <w:tcW w:w="985" w:type="dxa"/>
          </w:tcPr>
          <w:p w14:paraId="5C41B19F" w14:textId="06774418" w:rsidR="00CD0455" w:rsidRDefault="00CD0455" w:rsidP="00CD0455">
            <w:pPr>
              <w:rPr>
                <w:rFonts w:ascii="Arial" w:hAnsi="Arial" w:cs="Arial"/>
                <w:sz w:val="22"/>
                <w:szCs w:val="22"/>
              </w:rPr>
            </w:pPr>
            <w:proofErr w:type="spellStart"/>
            <w:r>
              <w:rPr>
                <w:rFonts w:ascii="Arial" w:hAnsi="Arial" w:cs="Arial"/>
                <w:sz w:val="22"/>
                <w:szCs w:val="22"/>
              </w:rPr>
              <w:t>MVAr</w:t>
            </w:r>
            <w:proofErr w:type="spellEnd"/>
          </w:p>
        </w:tc>
        <w:tc>
          <w:tcPr>
            <w:tcW w:w="8375" w:type="dxa"/>
          </w:tcPr>
          <w:p w14:paraId="5F480444" w14:textId="25AA2C09" w:rsidR="00CD0455" w:rsidRDefault="00CD0455" w:rsidP="00CD0455">
            <w:pPr>
              <w:rPr>
                <w:rFonts w:ascii="Arial" w:hAnsi="Arial" w:cs="Arial"/>
                <w:sz w:val="22"/>
                <w:szCs w:val="22"/>
              </w:rPr>
            </w:pPr>
            <w:r>
              <w:rPr>
                <w:rFonts w:ascii="Arial" w:hAnsi="Arial" w:cs="Arial"/>
                <w:sz w:val="22"/>
                <w:szCs w:val="22"/>
              </w:rPr>
              <w:t>Mega-Volt-Ampere reactive</w:t>
            </w:r>
          </w:p>
        </w:tc>
      </w:tr>
      <w:tr w:rsidR="00CD0455" w14:paraId="64EE7535" w14:textId="77777777" w:rsidTr="001068AA">
        <w:tc>
          <w:tcPr>
            <w:tcW w:w="985" w:type="dxa"/>
          </w:tcPr>
          <w:p w14:paraId="47386306" w14:textId="21E3E1E6" w:rsidR="00CD0455" w:rsidRDefault="00CD0455" w:rsidP="00CD0455">
            <w:pPr>
              <w:rPr>
                <w:rFonts w:ascii="Arial" w:hAnsi="Arial" w:cs="Arial"/>
                <w:sz w:val="22"/>
                <w:szCs w:val="22"/>
              </w:rPr>
            </w:pPr>
            <w:r>
              <w:rPr>
                <w:rFonts w:ascii="Arial" w:hAnsi="Arial" w:cs="Arial"/>
                <w:sz w:val="22"/>
                <w:szCs w:val="22"/>
              </w:rPr>
              <w:t>MW</w:t>
            </w:r>
          </w:p>
        </w:tc>
        <w:tc>
          <w:tcPr>
            <w:tcW w:w="8375" w:type="dxa"/>
          </w:tcPr>
          <w:p w14:paraId="593BC481" w14:textId="3E5DF119" w:rsidR="00CD0455" w:rsidRDefault="00CD0455" w:rsidP="00CD0455">
            <w:pPr>
              <w:rPr>
                <w:rFonts w:ascii="Arial" w:hAnsi="Arial" w:cs="Arial"/>
                <w:sz w:val="22"/>
                <w:szCs w:val="22"/>
              </w:rPr>
            </w:pPr>
            <w:r>
              <w:rPr>
                <w:rFonts w:ascii="Arial" w:hAnsi="Arial" w:cs="Arial"/>
                <w:sz w:val="22"/>
                <w:szCs w:val="22"/>
              </w:rPr>
              <w:t>Mega-Watt</w:t>
            </w:r>
          </w:p>
        </w:tc>
      </w:tr>
      <w:tr w:rsidR="00CD0455" w14:paraId="6E88AE61" w14:textId="77777777" w:rsidTr="001068AA">
        <w:tc>
          <w:tcPr>
            <w:tcW w:w="985" w:type="dxa"/>
          </w:tcPr>
          <w:p w14:paraId="5AF4EC7B" w14:textId="69810D9D" w:rsidR="00CD0455" w:rsidRDefault="00CD0455" w:rsidP="00CD0455">
            <w:pPr>
              <w:rPr>
                <w:rFonts w:ascii="Arial" w:hAnsi="Arial" w:cs="Arial"/>
                <w:sz w:val="22"/>
                <w:szCs w:val="22"/>
              </w:rPr>
            </w:pPr>
            <w:r>
              <w:rPr>
                <w:rFonts w:ascii="Arial" w:hAnsi="Arial" w:cs="Arial"/>
                <w:sz w:val="22"/>
                <w:szCs w:val="22"/>
              </w:rPr>
              <w:t>PAC</w:t>
            </w:r>
          </w:p>
        </w:tc>
        <w:tc>
          <w:tcPr>
            <w:tcW w:w="8375" w:type="dxa"/>
          </w:tcPr>
          <w:p w14:paraId="01211E01" w14:textId="12DCE964" w:rsidR="00CD0455" w:rsidRDefault="00CD0455" w:rsidP="00CD0455">
            <w:pPr>
              <w:rPr>
                <w:rFonts w:ascii="Arial" w:hAnsi="Arial" w:cs="Arial"/>
                <w:sz w:val="22"/>
                <w:szCs w:val="22"/>
              </w:rPr>
            </w:pPr>
            <w:r>
              <w:rPr>
                <w:rFonts w:ascii="Arial" w:hAnsi="Arial" w:cs="Arial"/>
                <w:sz w:val="22"/>
                <w:szCs w:val="22"/>
              </w:rPr>
              <w:t>PacifiCorp</w:t>
            </w:r>
          </w:p>
        </w:tc>
      </w:tr>
      <w:tr w:rsidR="00CD0455" w14:paraId="5DA973D3" w14:textId="77777777" w:rsidTr="001068AA">
        <w:tc>
          <w:tcPr>
            <w:tcW w:w="985" w:type="dxa"/>
          </w:tcPr>
          <w:p w14:paraId="0C0B650E" w14:textId="6CE136F2" w:rsidR="00CD0455" w:rsidRDefault="00CD0455" w:rsidP="00CD0455">
            <w:pPr>
              <w:rPr>
                <w:rFonts w:ascii="Arial" w:hAnsi="Arial" w:cs="Arial"/>
                <w:sz w:val="22"/>
                <w:szCs w:val="22"/>
              </w:rPr>
            </w:pPr>
            <w:r>
              <w:rPr>
                <w:rFonts w:ascii="Arial" w:hAnsi="Arial" w:cs="Arial"/>
                <w:sz w:val="22"/>
                <w:szCs w:val="22"/>
              </w:rPr>
              <w:t>PF</w:t>
            </w:r>
          </w:p>
        </w:tc>
        <w:tc>
          <w:tcPr>
            <w:tcW w:w="8375" w:type="dxa"/>
          </w:tcPr>
          <w:p w14:paraId="2C308D4C" w14:textId="5798A900" w:rsidR="00CD0455" w:rsidRDefault="00CD0455" w:rsidP="00CD0455">
            <w:pPr>
              <w:rPr>
                <w:rFonts w:ascii="Arial" w:hAnsi="Arial" w:cs="Arial"/>
                <w:sz w:val="22"/>
                <w:szCs w:val="22"/>
              </w:rPr>
            </w:pPr>
            <w:r>
              <w:rPr>
                <w:rFonts w:ascii="Arial" w:hAnsi="Arial" w:cs="Arial"/>
                <w:sz w:val="22"/>
                <w:szCs w:val="22"/>
              </w:rPr>
              <w:t>Power Factor</w:t>
            </w:r>
          </w:p>
        </w:tc>
      </w:tr>
      <w:tr w:rsidR="00CD0455" w14:paraId="2DB89FEE" w14:textId="77777777" w:rsidTr="001068AA">
        <w:trPr>
          <w:trHeight w:val="80"/>
        </w:trPr>
        <w:tc>
          <w:tcPr>
            <w:tcW w:w="985" w:type="dxa"/>
          </w:tcPr>
          <w:p w14:paraId="73124BB3" w14:textId="77777777" w:rsidR="00CD0455" w:rsidRDefault="00CD0455" w:rsidP="00CD0455">
            <w:pPr>
              <w:rPr>
                <w:rFonts w:ascii="Arial" w:hAnsi="Arial" w:cs="Arial"/>
                <w:sz w:val="22"/>
                <w:szCs w:val="22"/>
              </w:rPr>
            </w:pPr>
            <w:r>
              <w:rPr>
                <w:rFonts w:ascii="Arial" w:hAnsi="Arial" w:cs="Arial"/>
                <w:sz w:val="22"/>
                <w:szCs w:val="22"/>
              </w:rPr>
              <w:t>POI</w:t>
            </w:r>
          </w:p>
        </w:tc>
        <w:tc>
          <w:tcPr>
            <w:tcW w:w="8375" w:type="dxa"/>
          </w:tcPr>
          <w:p w14:paraId="1FEEF84F" w14:textId="77777777" w:rsidR="00CD0455" w:rsidRDefault="00CD0455" w:rsidP="00CD0455">
            <w:pPr>
              <w:rPr>
                <w:rFonts w:ascii="Arial" w:hAnsi="Arial" w:cs="Arial"/>
                <w:sz w:val="22"/>
                <w:szCs w:val="22"/>
              </w:rPr>
            </w:pPr>
            <w:r>
              <w:rPr>
                <w:rFonts w:ascii="Arial" w:hAnsi="Arial" w:cs="Arial"/>
                <w:sz w:val="22"/>
                <w:szCs w:val="22"/>
              </w:rPr>
              <w:t xml:space="preserve">Point of Interconnection </w:t>
            </w:r>
          </w:p>
        </w:tc>
      </w:tr>
      <w:tr w:rsidR="00CD0455" w14:paraId="1EB0D89F" w14:textId="77777777" w:rsidTr="001068AA">
        <w:tc>
          <w:tcPr>
            <w:tcW w:w="985" w:type="dxa"/>
          </w:tcPr>
          <w:p w14:paraId="59E8849D" w14:textId="3279F4ED" w:rsidR="00CD0455" w:rsidRDefault="00CD0455" w:rsidP="00CD0455">
            <w:pPr>
              <w:rPr>
                <w:rFonts w:ascii="Arial" w:hAnsi="Arial" w:cs="Arial"/>
                <w:sz w:val="22"/>
                <w:szCs w:val="22"/>
              </w:rPr>
            </w:pPr>
            <w:proofErr w:type="spellStart"/>
            <w:r>
              <w:rPr>
                <w:rFonts w:ascii="Arial" w:hAnsi="Arial" w:cs="Arial"/>
                <w:sz w:val="22"/>
                <w:szCs w:val="22"/>
              </w:rPr>
              <w:t>pu</w:t>
            </w:r>
            <w:proofErr w:type="spellEnd"/>
          </w:p>
        </w:tc>
        <w:tc>
          <w:tcPr>
            <w:tcW w:w="8375" w:type="dxa"/>
          </w:tcPr>
          <w:p w14:paraId="48346FC6" w14:textId="046FA8AB" w:rsidR="00CD0455" w:rsidRDefault="00CD0455" w:rsidP="00CD0455">
            <w:pPr>
              <w:rPr>
                <w:rFonts w:ascii="Arial" w:hAnsi="Arial" w:cs="Arial"/>
                <w:sz w:val="22"/>
                <w:szCs w:val="22"/>
              </w:rPr>
            </w:pPr>
            <w:r>
              <w:rPr>
                <w:rFonts w:ascii="Arial" w:hAnsi="Arial" w:cs="Arial"/>
                <w:sz w:val="22"/>
                <w:szCs w:val="22"/>
              </w:rPr>
              <w:t>Per Unit</w:t>
            </w:r>
          </w:p>
        </w:tc>
      </w:tr>
      <w:tr w:rsidR="001068AA" w14:paraId="0AC77D15" w14:textId="77777777" w:rsidTr="001068AA">
        <w:tc>
          <w:tcPr>
            <w:tcW w:w="985" w:type="dxa"/>
          </w:tcPr>
          <w:p w14:paraId="34FD506B" w14:textId="10D89652" w:rsidR="001068AA" w:rsidRPr="001068AA" w:rsidRDefault="001068AA" w:rsidP="001068AA">
            <w:pPr>
              <w:rPr>
                <w:rFonts w:ascii="Arial" w:hAnsi="Arial" w:cs="Arial"/>
              </w:rPr>
            </w:pPr>
            <w:r w:rsidRPr="001068AA">
              <w:rPr>
                <w:rFonts w:ascii="Arial" w:hAnsi="Arial" w:cs="Arial"/>
                <w:sz w:val="22"/>
              </w:rPr>
              <w:t>RFI</w:t>
            </w:r>
          </w:p>
        </w:tc>
        <w:tc>
          <w:tcPr>
            <w:tcW w:w="8375" w:type="dxa"/>
          </w:tcPr>
          <w:p w14:paraId="7502E2E6" w14:textId="123ED7D5" w:rsidR="001068AA" w:rsidRPr="001068AA" w:rsidRDefault="001068AA" w:rsidP="001068AA">
            <w:pPr>
              <w:rPr>
                <w:rFonts w:ascii="Arial" w:hAnsi="Arial" w:cs="Arial"/>
              </w:rPr>
            </w:pPr>
            <w:r w:rsidRPr="001068AA">
              <w:rPr>
                <w:rFonts w:ascii="Arial" w:hAnsi="Arial" w:cs="Arial"/>
                <w:sz w:val="22"/>
              </w:rPr>
              <w:t>request for information</w:t>
            </w:r>
          </w:p>
        </w:tc>
      </w:tr>
      <w:tr w:rsidR="00CD0455" w14:paraId="3D6964F4" w14:textId="77777777" w:rsidTr="001068AA">
        <w:tc>
          <w:tcPr>
            <w:tcW w:w="985" w:type="dxa"/>
          </w:tcPr>
          <w:p w14:paraId="255B5A42" w14:textId="4F7C8DB9" w:rsidR="00CD0455" w:rsidRDefault="00982F4B" w:rsidP="00CD0455">
            <w:pPr>
              <w:rPr>
                <w:rFonts w:ascii="Arial" w:hAnsi="Arial" w:cs="Arial"/>
                <w:sz w:val="22"/>
                <w:szCs w:val="22"/>
              </w:rPr>
            </w:pPr>
            <w:r>
              <w:rPr>
                <w:rFonts w:ascii="Arial" w:hAnsi="Arial" w:cs="Arial"/>
                <w:sz w:val="22"/>
                <w:szCs w:val="22"/>
              </w:rPr>
              <w:t>TBI</w:t>
            </w:r>
          </w:p>
        </w:tc>
        <w:tc>
          <w:tcPr>
            <w:tcW w:w="8375" w:type="dxa"/>
          </w:tcPr>
          <w:p w14:paraId="3CA26780" w14:textId="7529FCA1" w:rsidR="00CD0455" w:rsidRDefault="00CD0455" w:rsidP="00CD0455">
            <w:pPr>
              <w:rPr>
                <w:rFonts w:ascii="Arial" w:hAnsi="Arial" w:cs="Arial"/>
                <w:sz w:val="22"/>
                <w:szCs w:val="22"/>
              </w:rPr>
            </w:pPr>
            <w:r w:rsidRPr="005C1AF8">
              <w:rPr>
                <w:rFonts w:ascii="Arial" w:hAnsi="Arial" w:cs="Arial"/>
                <w:sz w:val="22"/>
                <w:szCs w:val="22"/>
              </w:rPr>
              <w:t>TB</w:t>
            </w:r>
            <w:r w:rsidR="00982F4B">
              <w:rPr>
                <w:rFonts w:ascii="Arial" w:hAnsi="Arial" w:cs="Arial"/>
                <w:sz w:val="22"/>
                <w:szCs w:val="22"/>
              </w:rPr>
              <w:t xml:space="preserve"> </w:t>
            </w:r>
            <w:r>
              <w:rPr>
                <w:rFonts w:ascii="Arial" w:hAnsi="Arial" w:cs="Arial"/>
                <w:sz w:val="22"/>
                <w:szCs w:val="22"/>
              </w:rPr>
              <w:t>Flats</w:t>
            </w:r>
            <w:r w:rsidR="00EB7C4D">
              <w:rPr>
                <w:rFonts w:ascii="Arial" w:hAnsi="Arial" w:cs="Arial"/>
                <w:sz w:val="22"/>
                <w:szCs w:val="22"/>
              </w:rPr>
              <w:t xml:space="preserve"> I</w:t>
            </w:r>
            <w:r>
              <w:rPr>
                <w:rFonts w:ascii="Arial" w:hAnsi="Arial" w:cs="Arial"/>
                <w:sz w:val="22"/>
                <w:szCs w:val="22"/>
              </w:rPr>
              <w:t xml:space="preserve"> Wind </w:t>
            </w:r>
            <w:r w:rsidR="003530E1">
              <w:rPr>
                <w:rFonts w:ascii="Arial" w:hAnsi="Arial" w:cs="Arial"/>
                <w:sz w:val="22"/>
                <w:szCs w:val="22"/>
              </w:rPr>
              <w:t xml:space="preserve">Energy </w:t>
            </w:r>
            <w:r>
              <w:rPr>
                <w:rFonts w:ascii="Arial" w:hAnsi="Arial" w:cs="Arial"/>
                <w:sz w:val="22"/>
                <w:szCs w:val="22"/>
              </w:rPr>
              <w:t>Project</w:t>
            </w:r>
          </w:p>
        </w:tc>
      </w:tr>
      <w:tr w:rsidR="00680298" w14:paraId="48C4CE18" w14:textId="77777777" w:rsidTr="001068AA">
        <w:tc>
          <w:tcPr>
            <w:tcW w:w="985" w:type="dxa"/>
          </w:tcPr>
          <w:p w14:paraId="02D0820F" w14:textId="6D89650D" w:rsidR="00680298" w:rsidRDefault="00680298" w:rsidP="00CD0455">
            <w:pPr>
              <w:rPr>
                <w:rFonts w:ascii="Arial" w:hAnsi="Arial" w:cs="Arial"/>
                <w:sz w:val="22"/>
                <w:szCs w:val="22"/>
              </w:rPr>
            </w:pPr>
            <w:proofErr w:type="spellStart"/>
            <w:r>
              <w:rPr>
                <w:rFonts w:ascii="Arial" w:hAnsi="Arial" w:cs="Arial"/>
                <w:sz w:val="22"/>
                <w:szCs w:val="22"/>
              </w:rPr>
              <w:t>Vpu</w:t>
            </w:r>
            <w:proofErr w:type="spellEnd"/>
          </w:p>
        </w:tc>
        <w:tc>
          <w:tcPr>
            <w:tcW w:w="8375" w:type="dxa"/>
          </w:tcPr>
          <w:p w14:paraId="141A1C85" w14:textId="0CAD4053" w:rsidR="00680298" w:rsidRPr="005C1AF8" w:rsidRDefault="00680298" w:rsidP="00CD0455">
            <w:pPr>
              <w:rPr>
                <w:rFonts w:ascii="Arial" w:hAnsi="Arial" w:cs="Arial"/>
                <w:sz w:val="22"/>
                <w:szCs w:val="22"/>
              </w:rPr>
            </w:pPr>
            <w:r>
              <w:rPr>
                <w:rFonts w:ascii="Arial" w:hAnsi="Arial" w:cs="Arial"/>
                <w:sz w:val="22"/>
                <w:szCs w:val="22"/>
              </w:rPr>
              <w:t>Voltage in Per Unit</w:t>
            </w:r>
          </w:p>
        </w:tc>
      </w:tr>
    </w:tbl>
    <w:p w14:paraId="3677E8B2" w14:textId="77777777" w:rsidR="00450CE4" w:rsidRPr="00CF03B0" w:rsidRDefault="00450CE4" w:rsidP="00CF03B0"/>
    <w:p w14:paraId="742A380F" w14:textId="77777777" w:rsidR="00CF03B0" w:rsidRDefault="00CF03B0" w:rsidP="00CF03B0">
      <w:pPr>
        <w:sectPr w:rsidR="00CF03B0" w:rsidSect="00832B64">
          <w:footerReference w:type="first" r:id="rId17"/>
          <w:pgSz w:w="12240" w:h="15840" w:code="1"/>
          <w:pgMar w:top="1440" w:right="1440" w:bottom="1440" w:left="1440" w:header="720" w:footer="754" w:gutter="0"/>
          <w:pgNumType w:fmt="lowerRoman" w:start="2"/>
          <w:cols w:space="720"/>
          <w:docGrid w:linePitch="360"/>
        </w:sectPr>
      </w:pPr>
    </w:p>
    <w:p w14:paraId="125B432B" w14:textId="77777777" w:rsidR="007E0EF1" w:rsidRDefault="00AC3E05" w:rsidP="00A565E3">
      <w:pPr>
        <w:pStyle w:val="Heading1"/>
      </w:pPr>
      <w:bookmarkStart w:id="21" w:name="_Toc522705282"/>
      <w:bookmarkStart w:id="22" w:name="_Toc12362469"/>
      <w:r w:rsidRPr="008C6FCD">
        <w:lastRenderedPageBreak/>
        <w:t>Executive</w:t>
      </w:r>
      <w:r>
        <w:t xml:space="preserve"> Summary</w:t>
      </w:r>
      <w:bookmarkEnd w:id="21"/>
      <w:bookmarkEnd w:id="22"/>
    </w:p>
    <w:p w14:paraId="10D24F0C" w14:textId="2427A896" w:rsidR="00AC3E05" w:rsidRDefault="00AC3E05" w:rsidP="00A565E3">
      <w:pPr>
        <w:pStyle w:val="Heading2"/>
      </w:pPr>
      <w:bookmarkStart w:id="23" w:name="_Toc12362470"/>
      <w:r w:rsidRPr="0030248C">
        <w:t>Overview</w:t>
      </w:r>
      <w:bookmarkEnd w:id="23"/>
    </w:p>
    <w:p w14:paraId="5DD9034E" w14:textId="3AA5B364" w:rsidR="00982F4B" w:rsidRDefault="00982F4B" w:rsidP="003530E1">
      <w:pPr>
        <w:pStyle w:val="ParagraphBody"/>
      </w:pPr>
      <w:r w:rsidRPr="00182E6C">
        <w:t xml:space="preserve">Mortenson Engineering </w:t>
      </w:r>
      <w:r>
        <w:t>Services, Inc. (ME</w:t>
      </w:r>
      <w:r w:rsidR="00DF1466">
        <w:t>NG</w:t>
      </w:r>
      <w:r>
        <w:t>) completed a reactive power</w:t>
      </w:r>
      <w:r w:rsidRPr="00182E6C">
        <w:t xml:space="preserve"> study for the </w:t>
      </w:r>
      <w:r w:rsidR="00AC1D5C">
        <w:t>TB</w:t>
      </w:r>
      <w:r w:rsidRPr="00396339">
        <w:t xml:space="preserve"> </w:t>
      </w:r>
      <w:r>
        <w:t>Flats</w:t>
      </w:r>
      <w:r w:rsidR="00DA4267">
        <w:t xml:space="preserve"> I</w:t>
      </w:r>
      <w:r>
        <w:t xml:space="preserve"> </w:t>
      </w:r>
      <w:r w:rsidR="00AC1D5C">
        <w:t>Wind Energy P</w:t>
      </w:r>
      <w:r w:rsidRPr="00396339">
        <w:t>roject</w:t>
      </w:r>
      <w:r w:rsidR="003530E1">
        <w:t xml:space="preserve"> (TBI)</w:t>
      </w:r>
      <w:r w:rsidRPr="003530E1">
        <w:t xml:space="preserve">. </w:t>
      </w:r>
      <w:r w:rsidRPr="004135B2">
        <w:t xml:space="preserve">The </w:t>
      </w:r>
      <w:r w:rsidRPr="00182E6C">
        <w:t xml:space="preserve">project </w:t>
      </w:r>
      <w:r w:rsidR="003530E1">
        <w:t xml:space="preserve">will </w:t>
      </w:r>
      <w:proofErr w:type="gramStart"/>
      <w:r w:rsidRPr="00A56CF7">
        <w:t xml:space="preserve">be </w:t>
      </w:r>
      <w:r>
        <w:t>located</w:t>
      </w:r>
      <w:r w:rsidRPr="00A56CF7">
        <w:t xml:space="preserve"> in</w:t>
      </w:r>
      <w:proofErr w:type="gramEnd"/>
      <w:r w:rsidRPr="00A56CF7">
        <w:t xml:space="preserve"> Carbon County,</w:t>
      </w:r>
      <w:r>
        <w:t xml:space="preserve"> </w:t>
      </w:r>
      <w:r w:rsidRPr="00A56CF7">
        <w:t>Wyoming. The</w:t>
      </w:r>
      <w:ins w:id="24" w:author="Michael Ebert" w:date="2019-06-26T07:49:00Z">
        <w:r w:rsidR="005B25E6">
          <w:t xml:space="preserve"> wind collection</w:t>
        </w:r>
      </w:ins>
      <w:r w:rsidRPr="00A56CF7">
        <w:t xml:space="preserve"> project is to interconnect to </w:t>
      </w:r>
      <w:r>
        <w:t>the newly created TB Flats</w:t>
      </w:r>
      <w:r w:rsidR="00DA4267">
        <w:t xml:space="preserve"> I</w:t>
      </w:r>
      <w:r>
        <w:t xml:space="preserve"> substation. A short t</w:t>
      </w:r>
      <w:ins w:id="25" w:author="Michael Ebert" w:date="2019-06-26T07:49:00Z">
        <w:r w:rsidR="005B25E6">
          <w:t xml:space="preserve">ransmission </w:t>
        </w:r>
      </w:ins>
      <w:del w:id="26" w:author="Michael Ebert" w:date="2019-06-26T07:49:00Z">
        <w:r w:rsidDel="005B25E6">
          <w:delText>i</w:delText>
        </w:r>
        <w:r w:rsidR="00B111C5" w:rsidDel="005B25E6">
          <w:delText>e-</w:delText>
        </w:r>
      </w:del>
      <w:r w:rsidR="00B111C5">
        <w:t>line will interconnect the TB</w:t>
      </w:r>
      <w:r>
        <w:t xml:space="preserve"> Flats</w:t>
      </w:r>
      <w:r w:rsidR="00DA4267">
        <w:t xml:space="preserve"> I</w:t>
      </w:r>
      <w:r>
        <w:t xml:space="preserve"> </w:t>
      </w:r>
      <w:r w:rsidR="00DF0C94">
        <w:t>S</w:t>
      </w:r>
      <w:r>
        <w:t xml:space="preserve">ubstation to the </w:t>
      </w:r>
      <w:r w:rsidRPr="00A56CF7">
        <w:t>point of interconnection (POI)</w:t>
      </w:r>
      <w:r>
        <w:t xml:space="preserve"> at</w:t>
      </w:r>
      <w:ins w:id="27" w:author="Michael Ebert" w:date="2019-06-26T07:50:00Z">
        <w:r w:rsidR="005B25E6">
          <w:t xml:space="preserve"> the existing</w:t>
        </w:r>
      </w:ins>
      <w:r>
        <w:t xml:space="preserve"> </w:t>
      </w:r>
      <w:r w:rsidRPr="00A56CF7">
        <w:t xml:space="preserve">Shirley Basin 230 kV </w:t>
      </w:r>
      <w:r w:rsidR="00DF0C94">
        <w:t>S</w:t>
      </w:r>
      <w:r w:rsidRPr="00A56CF7">
        <w:t>ubstation</w:t>
      </w:r>
      <w:r>
        <w:t xml:space="preserve"> owned by PacifiCorp (PAC)</w:t>
      </w:r>
      <w:r w:rsidRPr="00A56CF7">
        <w:t>. The project consists of fourteen (14)</w:t>
      </w:r>
      <w:r>
        <w:t xml:space="preserve"> V110</w:t>
      </w:r>
      <w:r w:rsidRPr="00A56CF7">
        <w:t xml:space="preserve"> </w:t>
      </w:r>
      <w:r>
        <w:t xml:space="preserve">Vestas </w:t>
      </w:r>
      <w:r w:rsidRPr="00A56CF7">
        <w:t>2</w:t>
      </w:r>
      <w:r>
        <w:t>.0</w:t>
      </w:r>
      <w:r w:rsidRPr="00A56CF7">
        <w:t xml:space="preserve"> MW </w:t>
      </w:r>
      <w:r>
        <w:t xml:space="preserve">turbines </w:t>
      </w:r>
      <w:r w:rsidRPr="00A56CF7">
        <w:t>and sixty</w:t>
      </w:r>
      <w:r>
        <w:t>-</w:t>
      </w:r>
      <w:r w:rsidR="003530E1">
        <w:t>five</w:t>
      </w:r>
      <w:r w:rsidR="003530E1" w:rsidRPr="00A56CF7">
        <w:t xml:space="preserve"> </w:t>
      </w:r>
      <w:r w:rsidRPr="00A56CF7">
        <w:t>(6</w:t>
      </w:r>
      <w:r w:rsidR="00804137">
        <w:t>5</w:t>
      </w:r>
      <w:r w:rsidRPr="00A56CF7">
        <w:t>) V136</w:t>
      </w:r>
      <w:r>
        <w:t xml:space="preserve"> Vestas</w:t>
      </w:r>
      <w:r w:rsidRPr="00A56CF7">
        <w:t xml:space="preserve"> 4.</w:t>
      </w:r>
      <w:r w:rsidR="00804137">
        <w:t>3</w:t>
      </w:r>
      <w:r w:rsidRPr="00A56CF7">
        <w:t xml:space="preserve"> MW turbine</w:t>
      </w:r>
      <w:r w:rsidR="00804137">
        <w:t>s for a total nameplate of 307.5</w:t>
      </w:r>
      <w:r w:rsidRPr="00A56CF7">
        <w:t xml:space="preserve"> MW. The project </w:t>
      </w:r>
      <w:r>
        <w:t>contains</w:t>
      </w:r>
      <w:r w:rsidRPr="00A56CF7">
        <w:t xml:space="preserve"> three (3) identical </w:t>
      </w:r>
      <w:r>
        <w:t>3-phase, 3</w:t>
      </w:r>
      <w:r w:rsidRPr="00A56CF7">
        <w:t>-winding</w:t>
      </w:r>
      <w:r>
        <w:t xml:space="preserve"> main power transformers (MPT) </w:t>
      </w:r>
      <w:r w:rsidRPr="00A56CF7">
        <w:t xml:space="preserve">each </w:t>
      </w:r>
      <w:r>
        <w:t xml:space="preserve">rated 75/100/125 MVA. Each MPT is equipped with a </w:t>
      </w:r>
      <w:r w:rsidRPr="005027E6">
        <w:t>De-</w:t>
      </w:r>
      <w:proofErr w:type="gramStart"/>
      <w:r w:rsidRPr="005027E6">
        <w:t>energized</w:t>
      </w:r>
      <w:proofErr w:type="gramEnd"/>
      <w:r w:rsidRPr="005027E6">
        <w:t xml:space="preserve"> Tap Changer</w:t>
      </w:r>
      <w:r>
        <w:t xml:space="preserve"> (DETC).</w:t>
      </w:r>
    </w:p>
    <w:p w14:paraId="1C07E3F4" w14:textId="4C1B50D5" w:rsidR="00F209B9" w:rsidRPr="00E83D3E" w:rsidRDefault="00982F4B" w:rsidP="00F209B9">
      <w:pPr>
        <w:pStyle w:val="ParagraphBody"/>
        <w:rPr>
          <w:ins w:id="28" w:author="Steve Lay" w:date="2019-07-03T11:05:00Z"/>
        </w:rPr>
      </w:pPr>
      <w:r>
        <w:t>The study was performed</w:t>
      </w:r>
      <w:r w:rsidRPr="00E83D3E">
        <w:t xml:space="preserve"> to determine whether </w:t>
      </w:r>
      <w:r w:rsidR="00131D47">
        <w:t>TBI</w:t>
      </w:r>
      <w:r w:rsidRPr="00E83D3E">
        <w:t xml:space="preserve"> can meet the power factor </w:t>
      </w:r>
      <w:r>
        <w:t xml:space="preserve">(PF) </w:t>
      </w:r>
      <w:r w:rsidRPr="00E83D3E">
        <w:t xml:space="preserve">requirement at the point of interconnection (POI) using the </w:t>
      </w:r>
      <w:r>
        <w:t>reactive power capabilities of its turbines or if any automatic switched shunts are needed to meet this requirement</w:t>
      </w:r>
      <w:r w:rsidRPr="00E83D3E">
        <w:t xml:space="preserve">. </w:t>
      </w:r>
      <w:bookmarkStart w:id="29" w:name="_Hlk525636162"/>
      <w:r>
        <w:t xml:space="preserve">According to the Large Generator Interconnection Agreement (LGIA), </w:t>
      </w:r>
      <w:r w:rsidR="00131D47">
        <w:t>TBI</w:t>
      </w:r>
      <w:r>
        <w:t xml:space="preserve"> needs to comply with Federal Energy Regulatory Commission (FERC) order n</w:t>
      </w:r>
      <w:r w:rsidR="00901868">
        <w:t>umber</w:t>
      </w:r>
      <w:r>
        <w:t xml:space="preserve"> 827</w:t>
      </w:r>
      <w:bookmarkEnd w:id="29"/>
      <w:r>
        <w:t xml:space="preserve">. </w:t>
      </w:r>
      <w:r w:rsidR="00547AE4">
        <w:t>The power factor requirement i</w:t>
      </w:r>
      <w:r w:rsidR="003530E1">
        <w:t xml:space="preserve">s 0.95 lagging to </w:t>
      </w:r>
      <w:commentRangeStart w:id="30"/>
      <w:commentRangeStart w:id="31"/>
      <w:r w:rsidR="003530E1">
        <w:t>0.95</w:t>
      </w:r>
      <w:commentRangeEnd w:id="30"/>
      <w:r w:rsidR="005B25E6">
        <w:rPr>
          <w:rStyle w:val="CommentReference"/>
          <w:rFonts w:ascii="Times New Roman" w:eastAsia="Times New Roman" w:hAnsi="Times New Roman" w:cs="Times New Roman"/>
          <w:lang w:val="en-CA"/>
        </w:rPr>
        <w:commentReference w:id="30"/>
      </w:r>
      <w:commentRangeEnd w:id="31"/>
      <w:r w:rsidR="00E620CB">
        <w:rPr>
          <w:rStyle w:val="CommentReference"/>
          <w:rFonts w:ascii="Times New Roman" w:eastAsia="Times New Roman" w:hAnsi="Times New Roman" w:cs="Times New Roman"/>
          <w:lang w:val="en-CA"/>
        </w:rPr>
        <w:commentReference w:id="31"/>
      </w:r>
      <w:r w:rsidR="003530E1">
        <w:t xml:space="preserve"> leading.</w:t>
      </w:r>
      <w:ins w:id="32" w:author="Steve Lay" w:date="2019-07-03T11:05:00Z">
        <w:r w:rsidR="00F209B9" w:rsidRPr="00F209B9">
          <w:t xml:space="preserve"> </w:t>
        </w:r>
        <w:r w:rsidR="00F209B9">
          <w:t>FERC 827 does not define a voltage range in which this power factor requirement would be applicable over. The project has required that the voltage range be at the scheduled voltage of 1.</w:t>
        </w:r>
      </w:ins>
      <w:ins w:id="33" w:author="Steve Lay" w:date="2019-07-05T20:24:00Z">
        <w:r w:rsidR="00C17539">
          <w:t>0</w:t>
        </w:r>
      </w:ins>
      <w:bookmarkStart w:id="34" w:name="_GoBack"/>
      <w:bookmarkEnd w:id="34"/>
      <w:ins w:id="35" w:author="Steve Lay" w:date="2019-07-03T11:05:00Z">
        <w:r w:rsidR="00F209B9">
          <w:t xml:space="preserve">3 </w:t>
        </w:r>
        <w:proofErr w:type="spellStart"/>
        <w:r w:rsidR="00F209B9">
          <w:t>Vpu</w:t>
        </w:r>
        <w:proofErr w:type="spellEnd"/>
        <w:r w:rsidR="00F209B9">
          <w:t xml:space="preserve"> and be as wide as possible to cover typical operating scenarios.</w:t>
        </w:r>
      </w:ins>
    </w:p>
    <w:p w14:paraId="3E080B02" w14:textId="437B0D78" w:rsidR="00982F4B" w:rsidRPr="00E83D3E" w:rsidRDefault="00982F4B" w:rsidP="00547AE4">
      <w:pPr>
        <w:pStyle w:val="ParagraphBody"/>
      </w:pPr>
    </w:p>
    <w:p w14:paraId="3963E231" w14:textId="1BBD1996" w:rsidR="0061250C" w:rsidRDefault="00982F4B" w:rsidP="003530E1">
      <w:pPr>
        <w:pStyle w:val="ParagraphBody"/>
      </w:pPr>
      <w:r>
        <w:t>The reactive power</w:t>
      </w:r>
      <w:r w:rsidRPr="00182E6C">
        <w:t xml:space="preserve"> study </w:t>
      </w:r>
      <w:r>
        <w:t>included the most up-to date collection system, MPTs, turbines and their transformers</w:t>
      </w:r>
      <w:ins w:id="36" w:author="Michael Ebert" w:date="2019-06-26T07:51:00Z">
        <w:r w:rsidR="005B25E6">
          <w:t xml:space="preserve"> as of the issue date above</w:t>
        </w:r>
      </w:ins>
      <w:r w:rsidR="003530E1">
        <w:t>.</w:t>
      </w:r>
    </w:p>
    <w:p w14:paraId="47E94485" w14:textId="77777777" w:rsidR="0061250C" w:rsidRDefault="00DA6BD6" w:rsidP="00B877BA">
      <w:pPr>
        <w:pStyle w:val="Heading2"/>
      </w:pPr>
      <w:bookmarkStart w:id="37" w:name="_Toc12362471"/>
      <w:r>
        <w:t xml:space="preserve">Key </w:t>
      </w:r>
      <w:r w:rsidR="0061250C">
        <w:t>Findings</w:t>
      </w:r>
      <w:bookmarkEnd w:id="37"/>
    </w:p>
    <w:p w14:paraId="1251D865" w14:textId="4FFF1A21" w:rsidR="00547AE4" w:rsidRDefault="000717B2" w:rsidP="00547AE4">
      <w:pPr>
        <w:pStyle w:val="ParagraphBody"/>
      </w:pPr>
      <w:r>
        <w:t>The study found that TBI can</w:t>
      </w:r>
      <w:r w:rsidR="00547AE4">
        <w:t xml:space="preserve"> meet the PF requirement at the POI for the POI voltage range from 1.05 </w:t>
      </w:r>
      <w:proofErr w:type="spellStart"/>
      <w:r w:rsidR="00CB08C9">
        <w:t>V</w:t>
      </w:r>
      <w:r w:rsidR="00547AE4">
        <w:t>pu</w:t>
      </w:r>
      <w:proofErr w:type="spellEnd"/>
      <w:r w:rsidR="00547AE4">
        <w:t xml:space="preserve"> to 0.9</w:t>
      </w:r>
      <w:r>
        <w:t xml:space="preserve">7 </w:t>
      </w:r>
      <w:proofErr w:type="spellStart"/>
      <w:r w:rsidR="00CB08C9">
        <w:t>V</w:t>
      </w:r>
      <w:r>
        <w:t>pu</w:t>
      </w:r>
      <w:proofErr w:type="spellEnd"/>
      <w:r w:rsidR="00DF0C94">
        <w:t>.</w:t>
      </w:r>
    </w:p>
    <w:p w14:paraId="7EE1A831" w14:textId="003A7294" w:rsidR="00CE1B1D" w:rsidRDefault="00CE1B1D" w:rsidP="00CE1B1D">
      <w:pPr>
        <w:pStyle w:val="ParagraphBody"/>
      </w:pPr>
      <w:r>
        <w:t xml:space="preserve">The existence of the DETC at the MPTs </w:t>
      </w:r>
      <w:commentRangeStart w:id="38"/>
      <w:commentRangeStart w:id="39"/>
      <w:commentRangeStart w:id="40"/>
      <w:r>
        <w:t>limits</w:t>
      </w:r>
      <w:commentRangeEnd w:id="38"/>
      <w:r w:rsidR="00D824DC">
        <w:rPr>
          <w:rStyle w:val="CommentReference"/>
          <w:rFonts w:ascii="Times New Roman" w:eastAsia="Times New Roman" w:hAnsi="Times New Roman" w:cs="Times New Roman"/>
          <w:lang w:val="en-CA"/>
        </w:rPr>
        <w:commentReference w:id="38"/>
      </w:r>
      <w:commentRangeEnd w:id="39"/>
      <w:r w:rsidR="002C6D38">
        <w:rPr>
          <w:rStyle w:val="CommentReference"/>
          <w:rFonts w:ascii="Times New Roman" w:eastAsia="Times New Roman" w:hAnsi="Times New Roman" w:cs="Times New Roman"/>
          <w:lang w:val="en-CA"/>
        </w:rPr>
        <w:commentReference w:id="39"/>
      </w:r>
      <w:commentRangeEnd w:id="40"/>
      <w:r w:rsidR="00F209B9">
        <w:rPr>
          <w:rStyle w:val="CommentReference"/>
          <w:rFonts w:ascii="Times New Roman" w:eastAsia="Times New Roman" w:hAnsi="Times New Roman" w:cs="Times New Roman"/>
          <w:lang w:val="en-CA"/>
        </w:rPr>
        <w:commentReference w:id="40"/>
      </w:r>
      <w:r>
        <w:t xml:space="preserve"> the voltage control of the collection system. </w:t>
      </w:r>
      <w:ins w:id="41" w:author="Curtis Roe" w:date="2019-06-27T20:27:00Z">
        <w:r w:rsidR="002C6D38">
          <w:t>The voltage control</w:t>
        </w:r>
      </w:ins>
      <w:ins w:id="42" w:author="Curtis Roe" w:date="2019-06-27T20:29:00Z">
        <w:r w:rsidR="002C6D38">
          <w:t xml:space="preserve"> is</w:t>
        </w:r>
      </w:ins>
      <w:ins w:id="43" w:author="Curtis Roe" w:date="2019-06-27T20:27:00Z">
        <w:r w:rsidR="002C6D38">
          <w:t xml:space="preserve"> limit</w:t>
        </w:r>
      </w:ins>
      <w:ins w:id="44" w:author="Curtis Roe" w:date="2019-06-27T20:29:00Z">
        <w:r w:rsidR="002C6D38">
          <w:t>ed</w:t>
        </w:r>
      </w:ins>
      <w:ins w:id="45" w:author="Curtis Roe" w:date="2019-06-27T20:27:00Z">
        <w:r w:rsidR="002C6D38">
          <w:t xml:space="preserve"> </w:t>
        </w:r>
      </w:ins>
      <w:ins w:id="46" w:author="Curtis Roe" w:date="2019-06-27T20:28:00Z">
        <w:r w:rsidR="002C6D38">
          <w:t xml:space="preserve">with respect to the DETC </w:t>
        </w:r>
      </w:ins>
      <w:ins w:id="47" w:author="Curtis Roe" w:date="2019-06-27T20:29:00Z">
        <w:r w:rsidR="002C6D38">
          <w:t xml:space="preserve">as opposed to the operation of </w:t>
        </w:r>
        <w:proofErr w:type="gramStart"/>
        <w:r w:rsidR="002C6D38">
          <w:t>an</w:t>
        </w:r>
        <w:proofErr w:type="gramEnd"/>
        <w:r w:rsidR="002C6D38">
          <w:t xml:space="preserve"> load tap changer (LTC) transformer</w:t>
        </w:r>
      </w:ins>
      <w:ins w:id="48" w:author="Curtis Roe" w:date="2019-06-27T20:30:00Z">
        <w:r w:rsidR="002C6D38">
          <w:t>.</w:t>
        </w:r>
      </w:ins>
      <w:ins w:id="49" w:author="Curtis Roe" w:date="2019-06-27T20:29:00Z">
        <w:r w:rsidR="002C6D38">
          <w:t xml:space="preserve"> </w:t>
        </w:r>
      </w:ins>
      <w:r>
        <w:t xml:space="preserve">This results in either a </w:t>
      </w:r>
      <w:commentRangeStart w:id="50"/>
      <w:del w:id="51" w:author="Steve Lay" w:date="2019-07-03T11:05:00Z">
        <w:r w:rsidDel="00F209B9">
          <w:delText xml:space="preserve">very </w:delText>
        </w:r>
      </w:del>
      <w:commentRangeEnd w:id="50"/>
      <w:r w:rsidR="00F209B9">
        <w:rPr>
          <w:rStyle w:val="CommentReference"/>
          <w:rFonts w:ascii="Times New Roman" w:eastAsia="Times New Roman" w:hAnsi="Times New Roman" w:cs="Times New Roman"/>
          <w:lang w:val="en-CA"/>
        </w:rPr>
        <w:commentReference w:id="50"/>
      </w:r>
      <w:r>
        <w:t xml:space="preserve">low or a </w:t>
      </w:r>
      <w:del w:id="52" w:author="Steve Lay" w:date="2019-07-03T11:05:00Z">
        <w:r w:rsidDel="00F209B9">
          <w:delText xml:space="preserve">very </w:delText>
        </w:r>
      </w:del>
      <w:r>
        <w:t>high voltage throughout the collection system at certain POI voltage levels during lagging or leading PF</w:t>
      </w:r>
      <w:r>
        <w:rPr>
          <w:rStyle w:val="FootnoteReference"/>
        </w:rPr>
        <w:footnoteReference w:id="2"/>
      </w:r>
      <w:r>
        <w:t xml:space="preserve"> modes. </w:t>
      </w:r>
      <w:ins w:id="55" w:author="Steve Lay" w:date="2019-07-03T11:08:00Z">
        <w:r w:rsidR="00F209B9">
          <w:t xml:space="preserve">The design ensures the voltage range within the collection system remains within 0.9 </w:t>
        </w:r>
        <w:proofErr w:type="spellStart"/>
        <w:r w:rsidR="00F209B9">
          <w:t>Vpu</w:t>
        </w:r>
        <w:proofErr w:type="spellEnd"/>
        <w:r w:rsidR="00F209B9">
          <w:t xml:space="preserve"> to 1.1 </w:t>
        </w:r>
        <w:proofErr w:type="spellStart"/>
        <w:r w:rsidR="00F209B9">
          <w:t>Vpu</w:t>
        </w:r>
        <w:proofErr w:type="spellEnd"/>
        <w:r w:rsidR="00F209B9">
          <w:t xml:space="preserve">. </w:t>
        </w:r>
      </w:ins>
      <w:r>
        <w:t>The project can be made compliant with either the lagging or the leading PF requirement for a wide voltage range</w:t>
      </w:r>
      <w:ins w:id="56" w:author="Michael Ebert" w:date="2019-06-27T07:52:00Z">
        <w:r w:rsidR="00F06B13">
          <w:t xml:space="preserve">, </w:t>
        </w:r>
      </w:ins>
      <w:del w:id="57" w:author="Michael Ebert" w:date="2019-06-27T07:52:00Z">
        <w:r w:rsidDel="00F06B13">
          <w:delText>-</w:delText>
        </w:r>
      </w:del>
      <w:del w:id="58" w:author="Michael Ebert" w:date="2019-06-27T07:53:00Z">
        <w:r w:rsidDel="00F06B13">
          <w:delText xml:space="preserve"> albeit</w:delText>
        </w:r>
      </w:del>
      <w:ins w:id="59" w:author="Michael Ebert" w:date="2019-06-27T07:53:00Z">
        <w:r w:rsidR="00F06B13">
          <w:t>but</w:t>
        </w:r>
      </w:ins>
      <w:r>
        <w:t xml:space="preserve"> not </w:t>
      </w:r>
      <w:ins w:id="60" w:author="Steve Lay" w:date="2019-07-03T11:10:00Z">
        <w:r w:rsidR="00F209B9">
          <w:t xml:space="preserve">a </w:t>
        </w:r>
      </w:ins>
      <w:del w:id="61" w:author="Steve Lay" w:date="2019-07-03T11:10:00Z">
        <w:r w:rsidDel="00F209B9">
          <w:delText xml:space="preserve">the </w:delText>
        </w:r>
      </w:del>
      <w:commentRangeStart w:id="62"/>
      <w:del w:id="63" w:author="Steve Lay" w:date="2019-07-03T11:09:00Z">
        <w:r w:rsidDel="00F209B9">
          <w:delText xml:space="preserve">full </w:delText>
        </w:r>
      </w:del>
      <w:commentRangeEnd w:id="62"/>
      <w:r w:rsidR="00F209B9">
        <w:rPr>
          <w:rStyle w:val="CommentReference"/>
          <w:rFonts w:ascii="Times New Roman" w:eastAsia="Times New Roman" w:hAnsi="Times New Roman" w:cs="Times New Roman"/>
          <w:lang w:val="en-CA"/>
        </w:rPr>
        <w:commentReference w:id="62"/>
      </w:r>
      <w:r>
        <w:t>voltage range</w:t>
      </w:r>
      <w:r w:rsidR="00680298">
        <w:t xml:space="preserve"> from 1.05 </w:t>
      </w:r>
      <w:proofErr w:type="spellStart"/>
      <w:r w:rsidR="00680298">
        <w:t>Vpu</w:t>
      </w:r>
      <w:proofErr w:type="spellEnd"/>
      <w:r w:rsidR="00680298">
        <w:t xml:space="preserve"> to 0.95 </w:t>
      </w:r>
      <w:proofErr w:type="spellStart"/>
      <w:r w:rsidR="00680298">
        <w:t>Vpu</w:t>
      </w:r>
      <w:proofErr w:type="spellEnd"/>
      <w:r>
        <w:t>. If the tap settings of the DETCs</w:t>
      </w:r>
      <w:r>
        <w:rPr>
          <w:rStyle w:val="FootnoteReference"/>
        </w:rPr>
        <w:footnoteReference w:id="3"/>
      </w:r>
      <w:r>
        <w:t xml:space="preserve"> are adjusted to meet the </w:t>
      </w:r>
      <w:ins w:id="72" w:author="Michael Ebert" w:date="2019-06-27T07:56:00Z">
        <w:r w:rsidR="009522A1">
          <w:t xml:space="preserve">overall </w:t>
        </w:r>
      </w:ins>
      <w:r>
        <w:t xml:space="preserve">leading PF requirement for a wide voltage range, then with the same tap settings and under lagging PF conditions, the voltage at some turbines becomes very high </w:t>
      </w:r>
      <w:r>
        <w:lastRenderedPageBreak/>
        <w:t xml:space="preserve">when the POI voltage is high, which results in tripping </w:t>
      </w:r>
      <w:ins w:id="73" w:author="Michael Ebert" w:date="2019-06-27T07:56:00Z">
        <w:r w:rsidR="009522A1">
          <w:t xml:space="preserve">of </w:t>
        </w:r>
      </w:ins>
      <w:r>
        <w:t xml:space="preserve">these turbines offline. A similar issue occurs if the DETCs are set to meet the </w:t>
      </w:r>
      <w:ins w:id="74" w:author="Michael Ebert" w:date="2019-06-27T07:56:00Z">
        <w:r w:rsidR="009522A1">
          <w:t xml:space="preserve">overall </w:t>
        </w:r>
      </w:ins>
      <w:r>
        <w:t xml:space="preserve">lagging PF requirement. If the DETCs are set to meet the lagging PF requirement for a wide voltage range, then with the same taps and under leading PF conditions, the voltage at some turbine terminals is very low when the POI voltage is low which results in tripping </w:t>
      </w:r>
      <w:ins w:id="75" w:author="Michael Ebert" w:date="2019-06-27T07:56:00Z">
        <w:r w:rsidR="009522A1">
          <w:t xml:space="preserve">of </w:t>
        </w:r>
      </w:ins>
      <w:r>
        <w:t xml:space="preserve">these turbines offline. </w:t>
      </w:r>
      <w:del w:id="76" w:author="Michael Ebert" w:date="2019-06-27T07:57:00Z">
        <w:r w:rsidDel="009522A1">
          <w:delText xml:space="preserve">In other words, </w:delText>
        </w:r>
      </w:del>
      <w:ins w:id="77" w:author="Michael Ebert" w:date="2019-06-27T07:57:00Z">
        <w:r w:rsidR="009522A1">
          <w:t xml:space="preserve">Thus, </w:t>
        </w:r>
      </w:ins>
      <w:r>
        <w:t xml:space="preserve">if the </w:t>
      </w:r>
      <w:ins w:id="78" w:author="Michael Ebert" w:date="2019-06-27T07:58:00Z">
        <w:r w:rsidR="008010B2">
          <w:t xml:space="preserve">equipment settings on the </w:t>
        </w:r>
      </w:ins>
      <w:r>
        <w:t xml:space="preserve">project </w:t>
      </w:r>
      <w:ins w:id="79" w:author="Michael Ebert" w:date="2019-06-27T07:58:00Z">
        <w:r w:rsidR="008010B2">
          <w:t>are</w:t>
        </w:r>
      </w:ins>
      <w:del w:id="80" w:author="Michael Ebert" w:date="2019-06-27T07:58:00Z">
        <w:r w:rsidDel="008010B2">
          <w:delText>is</w:delText>
        </w:r>
      </w:del>
      <w:r>
        <w:t xml:space="preserve"> </w:t>
      </w:r>
      <w:ins w:id="81" w:author="Michael Ebert" w:date="2019-06-27T07:58:00Z">
        <w:r w:rsidR="008010B2">
          <w:t>set</w:t>
        </w:r>
      </w:ins>
      <w:del w:id="82" w:author="Michael Ebert" w:date="2019-06-27T07:58:00Z">
        <w:r w:rsidDel="008010B2">
          <w:delText>designed</w:delText>
        </w:r>
      </w:del>
      <w:r>
        <w:t xml:space="preserve"> to meet the PF requirement at high POI voltage levels, the project will have limited PF capability at low POI voltage levels</w:t>
      </w:r>
      <w:ins w:id="83" w:author="Michael Ebert" w:date="2019-06-27T07:58:00Z">
        <w:r w:rsidR="008010B2">
          <w:t>, and vice versa</w:t>
        </w:r>
      </w:ins>
      <w:r>
        <w:t>.</w:t>
      </w:r>
    </w:p>
    <w:p w14:paraId="2975DC0D" w14:textId="41C9439F" w:rsidR="00F209B9" w:rsidRDefault="00CE1B1D" w:rsidP="00F209B9">
      <w:pPr>
        <w:pStyle w:val="ParagraphBody"/>
        <w:rPr>
          <w:ins w:id="84" w:author="Steve Lay" w:date="2019-07-03T11:11:00Z"/>
        </w:rPr>
      </w:pPr>
      <w:bookmarkStart w:id="85" w:name="_Toc522705283"/>
      <w:r>
        <w:t xml:space="preserve">The </w:t>
      </w:r>
      <w:ins w:id="86" w:author="Michael Ebert" w:date="2019-06-27T07:59:00Z">
        <w:r w:rsidR="00F52230">
          <w:t xml:space="preserve">current </w:t>
        </w:r>
      </w:ins>
      <w:r>
        <w:t>scheduled voltage is</w:t>
      </w:r>
      <w:ins w:id="87" w:author="Michael Ebert" w:date="2019-06-27T07:59:00Z">
        <w:r w:rsidR="00F52230">
          <w:t xml:space="preserve"> set at</w:t>
        </w:r>
      </w:ins>
      <w:r>
        <w:t xml:space="preserve"> 1.03 </w:t>
      </w:r>
      <w:proofErr w:type="spellStart"/>
      <w:r w:rsidR="00125802">
        <w:t>V</w:t>
      </w:r>
      <w:r>
        <w:t>pu</w:t>
      </w:r>
      <w:proofErr w:type="spellEnd"/>
      <w:r>
        <w:t xml:space="preserve"> and the project</w:t>
      </w:r>
      <w:r w:rsidR="001427B7">
        <w:t>’s</w:t>
      </w:r>
      <w:r>
        <w:t xml:space="preserve"> requirement is to be able to </w:t>
      </w:r>
      <w:r w:rsidR="00946D4A">
        <w:t>meet the</w:t>
      </w:r>
      <w:r>
        <w:t xml:space="preserve"> PF at that voltage. Since the scheduled voltage is relatively high, preference is given to allow the project to operate at </w:t>
      </w:r>
      <w:ins w:id="88" w:author="Michael Ebert" w:date="2019-06-27T08:00:00Z">
        <w:r w:rsidR="00F52230">
          <w:t xml:space="preserve">this </w:t>
        </w:r>
      </w:ins>
      <w:r>
        <w:t>high voltage level</w:t>
      </w:r>
      <w:ins w:id="89" w:author="Michael Ebert" w:date="2019-06-27T08:01:00Z">
        <w:r w:rsidR="00F52230">
          <w:t>.</w:t>
        </w:r>
      </w:ins>
      <w:del w:id="90" w:author="Michael Ebert" w:date="2019-06-27T08:00:00Z">
        <w:r w:rsidDel="00F52230">
          <w:delText>s</w:delText>
        </w:r>
      </w:del>
      <w:del w:id="91" w:author="Michael Ebert" w:date="2019-06-27T08:01:00Z">
        <w:r w:rsidDel="00F52230">
          <w:delText xml:space="preserve"> and,</w:delText>
        </w:r>
      </w:del>
      <w:r>
        <w:t xml:space="preserve"> </w:t>
      </w:r>
      <w:del w:id="92" w:author="Michael Ebert" w:date="2019-06-27T08:01:00Z">
        <w:r w:rsidDel="00F52230">
          <w:delText>t</w:delText>
        </w:r>
      </w:del>
      <w:ins w:id="93" w:author="Michael Ebert" w:date="2019-06-27T08:01:00Z">
        <w:r w:rsidR="00F52230">
          <w:t>T</w:t>
        </w:r>
      </w:ins>
      <w:r>
        <w:t>hus setting the MPT D</w:t>
      </w:r>
      <w:r w:rsidR="00827648">
        <w:t>ETCs either</w:t>
      </w:r>
      <w:r w:rsidR="00C8307B">
        <w:t xml:space="preserve"> up</w:t>
      </w:r>
      <w:r w:rsidR="00827648">
        <w:t xml:space="preserve"> one position (1.025 </w:t>
      </w:r>
      <w:proofErr w:type="spellStart"/>
      <w:r w:rsidR="00827648">
        <w:t>pu</w:t>
      </w:r>
      <w:proofErr w:type="spellEnd"/>
      <w:r w:rsidR="00827648">
        <w:t xml:space="preserve">) or up two positions (1.05 </w:t>
      </w:r>
      <w:proofErr w:type="spellStart"/>
      <w:r w:rsidR="00827648">
        <w:t>pu</w:t>
      </w:r>
      <w:proofErr w:type="spellEnd"/>
      <w:r>
        <w:t>) w</w:t>
      </w:r>
      <w:ins w:id="94" w:author="Michael Ebert" w:date="2019-06-27T08:01:00Z">
        <w:r w:rsidR="00F52230">
          <w:t>as</w:t>
        </w:r>
      </w:ins>
      <w:del w:id="95" w:author="Michael Ebert" w:date="2019-06-27T08:01:00Z">
        <w:r w:rsidDel="00F52230">
          <w:delText>ere</w:delText>
        </w:r>
      </w:del>
      <w:r>
        <w:t xml:space="preserve"> considered along with adjusting the turbine transformers DETCs</w:t>
      </w:r>
      <w:ins w:id="96" w:author="Michael Ebert" w:date="2019-06-27T08:01:00Z">
        <w:r w:rsidR="00F52230">
          <w:t>.</w:t>
        </w:r>
      </w:ins>
      <w:del w:id="97" w:author="Michael Ebert" w:date="2019-06-27T08:01:00Z">
        <w:r w:rsidDel="00F52230">
          <w:delText>, and</w:delText>
        </w:r>
      </w:del>
      <w:r>
        <w:t xml:space="preserve"> </w:t>
      </w:r>
      <w:del w:id="98" w:author="Michael Ebert" w:date="2019-06-27T08:01:00Z">
        <w:r w:rsidDel="00F52230">
          <w:delText>b</w:delText>
        </w:r>
      </w:del>
      <w:ins w:id="99" w:author="Michael Ebert" w:date="2019-06-27T08:01:00Z">
        <w:r w:rsidR="00F52230">
          <w:t>B</w:t>
        </w:r>
      </w:ins>
      <w:r>
        <w:t xml:space="preserve">oth options are explained in </w:t>
      </w:r>
      <w:r w:rsidR="00CA0A4A">
        <w:t>S</w:t>
      </w:r>
      <w:r>
        <w:t xml:space="preserve">ection </w:t>
      </w:r>
      <w:r>
        <w:fldChar w:fldCharType="begin"/>
      </w:r>
      <w:r>
        <w:instrText xml:space="preserve"> REF _Ref531287410 \w \h </w:instrText>
      </w:r>
      <w:r>
        <w:fldChar w:fldCharType="separate"/>
      </w:r>
      <w:r w:rsidR="004C4C74">
        <w:rPr>
          <w:cs/>
        </w:rPr>
        <w:t>‎</w:t>
      </w:r>
      <w:r w:rsidR="004C4C74">
        <w:t>3</w:t>
      </w:r>
      <w:r>
        <w:fldChar w:fldCharType="end"/>
      </w:r>
      <w:r>
        <w:t xml:space="preserve">. With either option of adjusting the DETCs, the reactive power capability of the project at the POI is the same. MENG recommends setting the </w:t>
      </w:r>
      <w:r w:rsidR="001427B7">
        <w:t xml:space="preserve">MPT </w:t>
      </w:r>
      <w:r>
        <w:t xml:space="preserve">DETCs up </w:t>
      </w:r>
      <w:r w:rsidR="001427B7">
        <w:t>one</w:t>
      </w:r>
      <w:r>
        <w:t xml:space="preserve"> </w:t>
      </w:r>
      <w:r w:rsidR="001427B7">
        <w:t>position</w:t>
      </w:r>
      <w:r w:rsidR="00D22F4F">
        <w:t xml:space="preserve"> to 1.0</w:t>
      </w:r>
      <w:r w:rsidR="007811D0">
        <w:t>2</w:t>
      </w:r>
      <w:r w:rsidR="00C60F82">
        <w:t>5</w:t>
      </w:r>
      <w:r w:rsidR="00827648">
        <w:t xml:space="preserve"> </w:t>
      </w:r>
      <w:proofErr w:type="spellStart"/>
      <w:r w:rsidR="00827648">
        <w:t>pu</w:t>
      </w:r>
      <w:proofErr w:type="spellEnd"/>
      <w:r>
        <w:t xml:space="preserve">, as this </w:t>
      </w:r>
      <w:r w:rsidR="00373152">
        <w:t xml:space="preserve">option </w:t>
      </w:r>
      <w:r w:rsidR="007811D0">
        <w:t>provides the flexibility to tap the MPTs up one more tap in case the project experiences voltage issues in the future</w:t>
      </w:r>
      <w:r>
        <w:t xml:space="preserve">. </w:t>
      </w:r>
      <w:r w:rsidR="002E779C">
        <w:t xml:space="preserve">The DETC settings of </w:t>
      </w:r>
      <w:ins w:id="100" w:author="Steve Lay" w:date="2019-07-03T11:11:00Z">
        <w:r w:rsidR="00F209B9">
          <w:t xml:space="preserve">the Vestas provided turbine transformers were also modified to optimize project capabilities. The tap settings of </w:t>
        </w:r>
        <w:proofErr w:type="gramStart"/>
        <w:r w:rsidR="00F209B9">
          <w:t>the  turbine</w:t>
        </w:r>
        <w:proofErr w:type="gramEnd"/>
        <w:r w:rsidR="00F209B9">
          <w:t xml:space="preserve"> transformers are listed in </w:t>
        </w:r>
        <w:r w:rsidR="00F209B9">
          <w:fldChar w:fldCharType="begin"/>
        </w:r>
        <w:r w:rsidR="00F209B9">
          <w:instrText xml:space="preserve"> REF _Ref522891917 \h </w:instrText>
        </w:r>
      </w:ins>
      <w:ins w:id="101" w:author="Steve Lay" w:date="2019-07-03T11:11:00Z">
        <w:r w:rsidR="00F209B9">
          <w:fldChar w:fldCharType="separate"/>
        </w:r>
        <w:r w:rsidR="00F209B9">
          <w:t xml:space="preserve">Table </w:t>
        </w:r>
        <w:r w:rsidR="00F209B9">
          <w:rPr>
            <w:noProof/>
          </w:rPr>
          <w:t>1</w:t>
        </w:r>
        <w:r w:rsidR="00F209B9">
          <w:fldChar w:fldCharType="end"/>
        </w:r>
        <w:r w:rsidR="00F209B9">
          <w:t>. The project will need to ensure that these tap settings are implemented by Vestas prior to energization.</w:t>
        </w:r>
      </w:ins>
    </w:p>
    <w:p w14:paraId="45FA6809" w14:textId="393460E4" w:rsidR="00CE1B1D" w:rsidRDefault="002E779C" w:rsidP="00DF0C94">
      <w:pPr>
        <w:pStyle w:val="ParagraphBody"/>
      </w:pPr>
      <w:del w:id="102" w:author="Steve Lay" w:date="2019-07-03T11:11:00Z">
        <w:r w:rsidDel="00F209B9">
          <w:delText xml:space="preserve">all turbine transformers are listed in </w:delText>
        </w:r>
        <w:r w:rsidDel="00F209B9">
          <w:fldChar w:fldCharType="begin"/>
        </w:r>
        <w:r w:rsidDel="00F209B9">
          <w:delInstrText xml:space="preserve"> REF _Ref522891917 \h </w:delInstrText>
        </w:r>
        <w:r w:rsidDel="00F209B9">
          <w:fldChar w:fldCharType="separate"/>
        </w:r>
        <w:r w:rsidR="004C4C74" w:rsidRPr="006C6F34" w:rsidDel="00F209B9">
          <w:delText xml:space="preserve">Table </w:delText>
        </w:r>
        <w:r w:rsidR="004C4C74" w:rsidDel="00F209B9">
          <w:rPr>
            <w:noProof/>
          </w:rPr>
          <w:delText>1</w:delText>
        </w:r>
        <w:r w:rsidDel="00F209B9">
          <w:fldChar w:fldCharType="end"/>
        </w:r>
        <w:r w:rsidDel="00F209B9">
          <w:delText>.</w:delText>
        </w:r>
      </w:del>
    </w:p>
    <w:p w14:paraId="70BF6EE8" w14:textId="69BE44E6" w:rsidR="00CE1B1D" w:rsidRDefault="00CE1B1D" w:rsidP="00DF0C94">
      <w:pPr>
        <w:pStyle w:val="ParagraphBody"/>
      </w:pPr>
      <w:r>
        <w:t>With the recommended settings of the</w:t>
      </w:r>
      <w:ins w:id="103" w:author="Michael Ebert" w:date="2019-06-27T08:02:00Z">
        <w:r w:rsidR="00F52230">
          <w:t xml:space="preserve"> turbine transformer</w:t>
        </w:r>
      </w:ins>
      <w:r>
        <w:t xml:space="preserve"> DETCs, the project can </w:t>
      </w:r>
      <w:del w:id="104" w:author="Steve Lay" w:date="2019-07-03T11:12:00Z">
        <w:r w:rsidDel="00F209B9">
          <w:delText xml:space="preserve">meet </w:delText>
        </w:r>
      </w:del>
      <w:ins w:id="105" w:author="Steve Lay" w:date="2019-07-03T11:12:00Z">
        <w:r w:rsidR="00F209B9">
          <w:t xml:space="preserve">provide 0.95 </w:t>
        </w:r>
      </w:ins>
      <w:del w:id="106" w:author="Steve Lay" w:date="2019-07-03T11:12:00Z">
        <w:r w:rsidDel="00F209B9">
          <w:delText xml:space="preserve">the </w:delText>
        </w:r>
      </w:del>
      <w:r>
        <w:t xml:space="preserve">lagging PF </w:t>
      </w:r>
      <w:del w:id="107" w:author="Steve Lay" w:date="2019-07-03T11:12:00Z">
        <w:r w:rsidDel="00F209B9">
          <w:delText xml:space="preserve">requirement </w:delText>
        </w:r>
      </w:del>
      <w:r>
        <w:t>in the voltage range from 1.0</w:t>
      </w:r>
      <w:r w:rsidR="00373152">
        <w:t>5</w:t>
      </w:r>
      <w:r w:rsidR="00125802">
        <w:t xml:space="preserve"> </w:t>
      </w:r>
      <w:proofErr w:type="spellStart"/>
      <w:r w:rsidR="00125802">
        <w:t>V</w:t>
      </w:r>
      <w:r>
        <w:t>pu</w:t>
      </w:r>
      <w:proofErr w:type="spellEnd"/>
      <w:r>
        <w:t xml:space="preserve"> to 0.9</w:t>
      </w:r>
      <w:r w:rsidR="00373152">
        <w:t>5</w:t>
      </w:r>
      <w:r>
        <w:t xml:space="preserve"> </w:t>
      </w:r>
      <w:proofErr w:type="spellStart"/>
      <w:r w:rsidR="00125802">
        <w:t>V</w:t>
      </w:r>
      <w:r>
        <w:t>pu</w:t>
      </w:r>
      <w:proofErr w:type="spellEnd"/>
      <w:r>
        <w:t xml:space="preserve"> at the POI</w:t>
      </w:r>
      <w:r w:rsidR="0017369C">
        <w:t xml:space="preserve">, while </w:t>
      </w:r>
      <w:ins w:id="108" w:author="Steve Lay" w:date="2019-07-03T11:12:00Z">
        <w:r w:rsidR="00B55F5F">
          <w:t>providing 0.95</w:t>
        </w:r>
      </w:ins>
      <w:del w:id="109" w:author="Steve Lay" w:date="2019-07-03T11:12:00Z">
        <w:r w:rsidDel="00B55F5F">
          <w:delText>meet</w:delText>
        </w:r>
        <w:r w:rsidR="0017369C" w:rsidDel="00B55F5F">
          <w:delText>ing</w:delText>
        </w:r>
        <w:r w:rsidDel="00B55F5F">
          <w:delText xml:space="preserve"> </w:delText>
        </w:r>
      </w:del>
      <w:del w:id="110" w:author="Steve Lay" w:date="2019-07-03T11:13:00Z">
        <w:r w:rsidDel="00B55F5F">
          <w:delText>the</w:delText>
        </w:r>
      </w:del>
      <w:r>
        <w:t xml:space="preserve"> leading PF </w:t>
      </w:r>
      <w:del w:id="111" w:author="Steve Lay" w:date="2019-07-03T11:13:00Z">
        <w:r w:rsidDel="00B55F5F">
          <w:delText>requirement</w:delText>
        </w:r>
      </w:del>
      <w:r>
        <w:t xml:space="preserve"> in the voltage range from </w:t>
      </w:r>
      <w:r w:rsidR="00373152">
        <w:t>1.05</w:t>
      </w:r>
      <w:r>
        <w:t xml:space="preserve"> </w:t>
      </w:r>
      <w:proofErr w:type="spellStart"/>
      <w:r w:rsidR="00125802">
        <w:t>V</w:t>
      </w:r>
      <w:r>
        <w:t>pu</w:t>
      </w:r>
      <w:proofErr w:type="spellEnd"/>
      <w:r>
        <w:t xml:space="preserve"> to </w:t>
      </w:r>
      <w:r w:rsidR="00373152">
        <w:t>0.97</w:t>
      </w:r>
      <w:r>
        <w:t xml:space="preserve"> </w:t>
      </w:r>
      <w:proofErr w:type="spellStart"/>
      <w:r w:rsidR="00125802">
        <w:t>V</w:t>
      </w:r>
      <w:r>
        <w:t>pu</w:t>
      </w:r>
      <w:proofErr w:type="spellEnd"/>
      <w:r>
        <w:t xml:space="preserve"> at the POI. Stated differently, the project can</w:t>
      </w:r>
      <w:ins w:id="112" w:author="Steve Lay" w:date="2019-07-03T11:13:00Z">
        <w:r w:rsidR="00B55F5F">
          <w:t xml:space="preserve"> provide</w:t>
        </w:r>
      </w:ins>
      <w:del w:id="113" w:author="Steve Lay" w:date="2019-07-03T11:13:00Z">
        <w:r w:rsidDel="00B55F5F">
          <w:delText xml:space="preserve"> meet</w:delText>
        </w:r>
      </w:del>
      <w:r>
        <w:t xml:space="preserve"> both the </w:t>
      </w:r>
      <w:ins w:id="114" w:author="Steve Lay" w:date="2019-07-03T11:13:00Z">
        <w:r w:rsidR="00B55F5F">
          <w:t xml:space="preserve">0.95 </w:t>
        </w:r>
      </w:ins>
      <w:r>
        <w:t>leading and</w:t>
      </w:r>
      <w:ins w:id="115" w:author="Steve Lay" w:date="2019-07-03T11:13:00Z">
        <w:r w:rsidR="00B55F5F">
          <w:t xml:space="preserve"> 0.95</w:t>
        </w:r>
      </w:ins>
      <w:r>
        <w:t xml:space="preserve"> lagging PF </w:t>
      </w:r>
      <w:del w:id="116" w:author="Steve Lay" w:date="2019-07-03T11:14:00Z">
        <w:r w:rsidDel="00B55F5F">
          <w:delText xml:space="preserve">requirement </w:delText>
        </w:r>
      </w:del>
      <w:r>
        <w:t>in the voltage range from 0.9</w:t>
      </w:r>
      <w:r w:rsidR="00373152">
        <w:t>7</w:t>
      </w:r>
      <w:r>
        <w:t xml:space="preserve"> </w:t>
      </w:r>
      <w:proofErr w:type="spellStart"/>
      <w:r w:rsidR="00125802">
        <w:t>V</w:t>
      </w:r>
      <w:r>
        <w:t>pu</w:t>
      </w:r>
      <w:proofErr w:type="spellEnd"/>
      <w:r>
        <w:t xml:space="preserve"> to 1.0</w:t>
      </w:r>
      <w:r w:rsidR="00373152">
        <w:t>5</w:t>
      </w:r>
      <w:r w:rsidR="00DF0C94">
        <w:t xml:space="preserve"> </w:t>
      </w:r>
      <w:proofErr w:type="spellStart"/>
      <w:r w:rsidR="00125802">
        <w:t>V</w:t>
      </w:r>
      <w:r w:rsidR="00DF0C94">
        <w:t>pu</w:t>
      </w:r>
      <w:proofErr w:type="spellEnd"/>
      <w:r w:rsidR="00DF0C94">
        <w:t>.</w:t>
      </w:r>
    </w:p>
    <w:p w14:paraId="3DD8058F" w14:textId="4DBEB20D" w:rsidR="00CE1B1D" w:rsidRDefault="00CE1B1D" w:rsidP="00DF0C94">
      <w:pPr>
        <w:pStyle w:val="ParagraphBody"/>
        <w:rPr>
          <w:rFonts w:asciiTheme="minorBidi" w:hAnsiTheme="minorBidi" w:cstheme="minorBidi"/>
        </w:rPr>
      </w:pPr>
      <w:r>
        <w:t xml:space="preserve">Additionally, MENG’s analysis showed that no reactor banks are needed to meet the PF requirement. However, </w:t>
      </w:r>
      <w:r w:rsidR="00D61512">
        <w:t>30</w:t>
      </w:r>
      <w:r>
        <w:t xml:space="preserve"> </w:t>
      </w:r>
      <w:proofErr w:type="spellStart"/>
      <w:r>
        <w:t>MVArs</w:t>
      </w:r>
      <w:proofErr w:type="spellEnd"/>
      <w:r>
        <w:t xml:space="preserve"> of capacitor banks</w:t>
      </w:r>
      <w:r w:rsidR="009C7803">
        <w:t xml:space="preserve"> (cap banks)</w:t>
      </w:r>
      <w:r>
        <w:t xml:space="preserve"> are needed to meet the PF requirement at the POI per the recommended settings of the DETCs. The </w:t>
      </w:r>
      <w:r w:rsidR="009C7803">
        <w:t>cap</w:t>
      </w:r>
      <w:r w:rsidR="00901868">
        <w:t xml:space="preserve"> </w:t>
      </w:r>
      <w:r>
        <w:t xml:space="preserve">banks </w:t>
      </w:r>
      <w:del w:id="117" w:author="Michael Ebert" w:date="2019-06-27T10:36:00Z">
        <w:r w:rsidDel="000B0F67">
          <w:delText>have to</w:delText>
        </w:r>
      </w:del>
      <w:ins w:id="118" w:author="Steve Lay" w:date="2019-07-03T11:14:00Z">
        <w:r w:rsidR="00B55F5F">
          <w:t xml:space="preserve">are recommended to </w:t>
        </w:r>
      </w:ins>
      <w:ins w:id="119" w:author="Michael Ebert" w:date="2019-06-27T10:36:00Z">
        <w:del w:id="120" w:author="Steve Lay" w:date="2019-07-03T11:14:00Z">
          <w:r w:rsidR="000B0F67" w:rsidDel="00B55F5F">
            <w:delText>must</w:delText>
          </w:r>
        </w:del>
      </w:ins>
      <w:del w:id="121" w:author="Steve Lay" w:date="2019-07-03T11:14:00Z">
        <w:r w:rsidDel="00B55F5F">
          <w:delText xml:space="preserve"> </w:delText>
        </w:r>
      </w:del>
      <w:ins w:id="122" w:author="Michael Ebert" w:date="2019-06-27T10:36:00Z">
        <w:del w:id="123" w:author="Steve Lay" w:date="2019-07-03T11:14:00Z">
          <w:r w:rsidR="006571CA" w:rsidDel="00B55F5F">
            <w:delText>be</w:delText>
          </w:r>
        </w:del>
        <w:r w:rsidR="006571CA">
          <w:t xml:space="preserve"> </w:t>
        </w:r>
      </w:ins>
      <w:r>
        <w:t>divided evenly between the medium voltage (MV) buses</w:t>
      </w:r>
      <w:r w:rsidR="0017369C">
        <w:t xml:space="preserve"> resulting</w:t>
      </w:r>
      <w:r>
        <w:t xml:space="preserve"> in one step of </w:t>
      </w:r>
      <w:r w:rsidR="00D61512">
        <w:t>10</w:t>
      </w:r>
      <w:r w:rsidR="00DF0C94">
        <w:t xml:space="preserve"> </w:t>
      </w:r>
      <w:proofErr w:type="spellStart"/>
      <w:r w:rsidR="00DF0C94">
        <w:t>MVArs</w:t>
      </w:r>
      <w:proofErr w:type="spellEnd"/>
      <w:r w:rsidR="00DF0C94">
        <w:t xml:space="preserve"> per MV bus.</w:t>
      </w:r>
    </w:p>
    <w:p w14:paraId="235A272D" w14:textId="30FDB625" w:rsidR="00CE1B1D" w:rsidRPr="006C1C00" w:rsidRDefault="00CE1B1D" w:rsidP="00CE1B1D">
      <w:pPr>
        <w:ind w:left="720"/>
        <w:jc w:val="center"/>
        <w:rPr>
          <w:rStyle w:val="Strong"/>
        </w:rPr>
      </w:pPr>
      <w:r w:rsidRPr="006C1C00">
        <w:rPr>
          <w:rStyle w:val="Strong"/>
        </w:rPr>
        <w:t xml:space="preserve">The findings of this report depend on the design information available </w:t>
      </w:r>
      <w:ins w:id="124" w:author="Michael Ebert" w:date="2019-06-27T07:49:00Z">
        <w:r w:rsidR="002E187D">
          <w:rPr>
            <w:rStyle w:val="Strong"/>
          </w:rPr>
          <w:t>as of the issue date above</w:t>
        </w:r>
      </w:ins>
      <w:del w:id="125" w:author="Michael Ebert" w:date="2019-06-27T07:49:00Z">
        <w:r w:rsidRPr="006C1C00" w:rsidDel="002E187D">
          <w:rPr>
            <w:rStyle w:val="Strong"/>
          </w:rPr>
          <w:delText>so far</w:delText>
        </w:r>
      </w:del>
      <w:r w:rsidRPr="006C1C00">
        <w:rPr>
          <w:rStyle w:val="Strong"/>
        </w:rPr>
        <w:t>. Any changes to the design information and model assumptions could impact the findings and recommendations of this report.</w:t>
      </w:r>
    </w:p>
    <w:p w14:paraId="4A07AE7A" w14:textId="77777777" w:rsidR="00CE1B1D" w:rsidRPr="00DF0C94" w:rsidRDefault="00CE1B1D" w:rsidP="00DF0C94">
      <w:r w:rsidRPr="005D56A1">
        <w:br w:type="page"/>
      </w:r>
    </w:p>
    <w:p w14:paraId="1C48422C" w14:textId="1FAB7AF2" w:rsidR="00144B4D" w:rsidRDefault="000B4C10" w:rsidP="005D56A1">
      <w:pPr>
        <w:pStyle w:val="Heading1"/>
      </w:pPr>
      <w:bookmarkStart w:id="126" w:name="_Ref2585119"/>
      <w:bookmarkStart w:id="127" w:name="_Toc12362472"/>
      <w:r>
        <w:lastRenderedPageBreak/>
        <w:t xml:space="preserve">Modeling </w:t>
      </w:r>
      <w:r w:rsidRPr="005D56A1">
        <w:t>Methodology</w:t>
      </w:r>
      <w:bookmarkEnd w:id="85"/>
      <w:bookmarkEnd w:id="126"/>
      <w:bookmarkEnd w:id="127"/>
    </w:p>
    <w:p w14:paraId="1C45142F" w14:textId="72C83CE8" w:rsidR="002E582E" w:rsidRPr="002E582E" w:rsidRDefault="00813BC6" w:rsidP="000B4C10">
      <w:pPr>
        <w:pStyle w:val="ParagraphBody"/>
      </w:pPr>
      <w:r>
        <w:t>MENG</w:t>
      </w:r>
      <w:r w:rsidR="00F462A6">
        <w:t xml:space="preserve"> built a detailed phasor</w:t>
      </w:r>
      <w:r w:rsidR="000B4C10" w:rsidRPr="002E582E">
        <w:t xml:space="preserve">-domain model of </w:t>
      </w:r>
      <w:r w:rsidR="000B4C10" w:rsidRPr="002B3DC5">
        <w:t xml:space="preserve">the </w:t>
      </w:r>
      <w:r w:rsidR="00B20D6E">
        <w:t>30</w:t>
      </w:r>
      <w:r w:rsidR="00B444AA">
        <w:t xml:space="preserve">7.5 </w:t>
      </w:r>
      <w:r w:rsidR="002B3DC5" w:rsidRPr="002B3DC5">
        <w:t>MW TB Flats</w:t>
      </w:r>
      <w:r w:rsidR="000348ED">
        <w:t xml:space="preserve"> I</w:t>
      </w:r>
      <w:r w:rsidR="002B3DC5" w:rsidRPr="002B3DC5">
        <w:t xml:space="preserve"> </w:t>
      </w:r>
      <w:r w:rsidR="002B3DC5">
        <w:t>wind project</w:t>
      </w:r>
      <w:r w:rsidR="000B4C10" w:rsidRPr="002B3DC5">
        <w:t xml:space="preserve"> in </w:t>
      </w:r>
      <w:r w:rsidR="002B3DC5">
        <w:t>PSS®E</w:t>
      </w:r>
      <w:r w:rsidR="000B4C10" w:rsidRPr="002E582E">
        <w:t xml:space="preserve"> version</w:t>
      </w:r>
      <w:r w:rsidR="002B3DC5">
        <w:t xml:space="preserve"> 33.11</w:t>
      </w:r>
      <w:r w:rsidR="000B4C10" w:rsidRPr="002E582E">
        <w:t>. Underground cables connecting the individual</w:t>
      </w:r>
      <w:r w:rsidR="000B4C10" w:rsidRPr="002B3DC5">
        <w:t xml:space="preserve"> </w:t>
      </w:r>
      <w:r w:rsidR="00217C79">
        <w:t>turbine transformers</w:t>
      </w:r>
      <w:r w:rsidR="000B4C10" w:rsidRPr="002B3DC5">
        <w:t xml:space="preserve"> </w:t>
      </w:r>
      <w:r w:rsidR="00333363" w:rsidRPr="002E582E">
        <w:t>were</w:t>
      </w:r>
      <w:r w:rsidR="000B4C10" w:rsidRPr="002E582E">
        <w:t xml:space="preserve"> modeled as </w:t>
      </w:r>
      <w:r w:rsidR="002B3DC5">
        <w:t>pi-equivalent</w:t>
      </w:r>
      <w:r w:rsidR="000B4C10" w:rsidRPr="002E582E">
        <w:t xml:space="preserve"> segment</w:t>
      </w:r>
      <w:r w:rsidR="0072043E">
        <w:t>s</w:t>
      </w:r>
      <w:r w:rsidR="00B831A4">
        <w:t xml:space="preserve">. </w:t>
      </w:r>
      <w:r w:rsidR="00333363" w:rsidRPr="002E582E">
        <w:t xml:space="preserve">The grid was represented as </w:t>
      </w:r>
      <w:r w:rsidR="009A193B">
        <w:t>a swing source</w:t>
      </w:r>
      <w:r w:rsidR="00333363" w:rsidRPr="002E582E">
        <w:t xml:space="preserve"> </w:t>
      </w:r>
      <w:r w:rsidR="00867928" w:rsidRPr="002E582E">
        <w:t xml:space="preserve">at the POI. </w:t>
      </w:r>
      <w:r w:rsidR="002B0C0C">
        <w:t xml:space="preserve">The </w:t>
      </w:r>
      <w:ins w:id="128" w:author="Michael Ebert" w:date="2019-06-27T10:38:00Z">
        <w:r w:rsidR="00FC6F7D">
          <w:t xml:space="preserve">high voltage </w:t>
        </w:r>
      </w:ins>
      <w:del w:id="129" w:author="Steve Lay" w:date="2019-07-03T11:16:00Z">
        <w:r w:rsidR="002B0C0C" w:rsidDel="0042547B">
          <w:delText>tie</w:delText>
        </w:r>
      </w:del>
      <w:ins w:id="130" w:author="Steve Lay" w:date="2019-07-03T11:16:00Z">
        <w:r w:rsidR="0042547B">
          <w:t>transmission</w:t>
        </w:r>
      </w:ins>
      <w:r w:rsidR="002B0C0C">
        <w:t xml:space="preserve">-line to the POI was modeled as </w:t>
      </w:r>
      <w:r w:rsidR="002B3DC5">
        <w:t>a pi-equivalent segment</w:t>
      </w:r>
      <w:r w:rsidR="00B831A4">
        <w:t xml:space="preserve"> with impedance data</w:t>
      </w:r>
      <w:r w:rsidR="00624A85">
        <w:t xml:space="preserve"> based on a </w:t>
      </w:r>
      <w:commentRangeStart w:id="131"/>
      <w:r w:rsidR="00624A85">
        <w:t>specific tower configuration</w:t>
      </w:r>
      <w:commentRangeEnd w:id="131"/>
      <w:r w:rsidR="0042547B">
        <w:rPr>
          <w:rStyle w:val="CommentReference"/>
          <w:rFonts w:ascii="Times New Roman" w:eastAsia="Times New Roman" w:hAnsi="Times New Roman" w:cs="Times New Roman"/>
          <w:lang w:val="en-CA"/>
        </w:rPr>
        <w:commentReference w:id="131"/>
      </w:r>
      <w:r w:rsidR="00DF0C94">
        <w:t>.</w:t>
      </w:r>
    </w:p>
    <w:p w14:paraId="1DD9DCB0" w14:textId="455BD123" w:rsidR="00B831A4" w:rsidRDefault="002E582E" w:rsidP="005454AE">
      <w:pPr>
        <w:pStyle w:val="ParagraphBody"/>
      </w:pPr>
      <w:r w:rsidRPr="002B3DC5">
        <w:t>Turbine</w:t>
      </w:r>
      <w:r w:rsidR="002B3DC5">
        <w:t>s</w:t>
      </w:r>
      <w:r w:rsidRPr="002B3DC5">
        <w:t xml:space="preserve"> were modeled as</w:t>
      </w:r>
      <w:r w:rsidR="00A92DE6">
        <w:t xml:space="preserve"> machines with reactive po</w:t>
      </w:r>
      <w:r w:rsidR="00E85DE2">
        <w:t xml:space="preserve">wer capability according to </w:t>
      </w:r>
      <w:r w:rsidR="00586F02">
        <w:t>their reactive power curves</w:t>
      </w:r>
      <w:ins w:id="132" w:author="Steve Lay" w:date="2019-07-03T11:16:00Z">
        <w:r w:rsidR="0042547B">
          <w:t xml:space="preserve"> </w:t>
        </w:r>
        <w:commentRangeStart w:id="133"/>
        <w:r w:rsidR="0042547B">
          <w:t>as shown in appendix 4</w:t>
        </w:r>
      </w:ins>
      <w:commentRangeEnd w:id="133"/>
      <w:ins w:id="134" w:author="Steve Lay" w:date="2019-07-03T11:17:00Z">
        <w:r w:rsidR="0042547B">
          <w:rPr>
            <w:rStyle w:val="CommentReference"/>
            <w:rFonts w:ascii="Times New Roman" w:eastAsia="Times New Roman" w:hAnsi="Times New Roman" w:cs="Times New Roman"/>
            <w:lang w:val="en-CA"/>
          </w:rPr>
          <w:commentReference w:id="133"/>
        </w:r>
      </w:ins>
      <w:r w:rsidR="00586F02">
        <w:t>.</w:t>
      </w:r>
      <w:r w:rsidR="00A92DE6">
        <w:t xml:space="preserve"> Turbine </w:t>
      </w:r>
      <w:r w:rsidR="0037308B">
        <w:t>nacelle transformers</w:t>
      </w:r>
      <w:r w:rsidR="00A92DE6">
        <w:t xml:space="preserve"> </w:t>
      </w:r>
      <w:r w:rsidR="005454AE">
        <w:t xml:space="preserve">and MPTs </w:t>
      </w:r>
      <w:r w:rsidR="00A92DE6">
        <w:t xml:space="preserve">were modeled along with </w:t>
      </w:r>
      <w:r w:rsidR="005454AE">
        <w:t xml:space="preserve">their </w:t>
      </w:r>
      <w:r w:rsidR="00A92DE6">
        <w:t>no-load losses</w:t>
      </w:r>
      <w:r w:rsidRPr="002E582E">
        <w:t xml:space="preserve">. </w:t>
      </w:r>
      <w:proofErr w:type="spellStart"/>
      <w:r w:rsidR="00C47FB5">
        <w:t>Downtower</w:t>
      </w:r>
      <w:proofErr w:type="spellEnd"/>
      <w:r w:rsidR="00C47FB5">
        <w:t xml:space="preserve"> cables were also modeled. </w:t>
      </w:r>
      <w:r w:rsidR="00A92DE6">
        <w:t xml:space="preserve">The </w:t>
      </w:r>
      <w:r w:rsidR="004F3891">
        <w:t>DETC</w:t>
      </w:r>
      <w:r w:rsidR="00C47FB5">
        <w:t>s were</w:t>
      </w:r>
      <w:r w:rsidR="00A92DE6">
        <w:t xml:space="preserve"> fixed at </w:t>
      </w:r>
      <w:ins w:id="135" w:author="Michael Ebert" w:date="2019-06-27T10:39:00Z">
        <w:r w:rsidR="00FC6F7D">
          <w:t>specific</w:t>
        </w:r>
      </w:ins>
      <w:del w:id="136" w:author="Michael Ebert" w:date="2019-06-27T10:39:00Z">
        <w:r w:rsidR="00F51910" w:rsidDel="00FC6F7D">
          <w:delText>certain</w:delText>
        </w:r>
      </w:del>
      <w:r w:rsidR="00F51910">
        <w:t xml:space="preserve"> positions during </w:t>
      </w:r>
      <w:r w:rsidR="00C47FB5">
        <w:t>all simulation</w:t>
      </w:r>
      <w:ins w:id="137" w:author="Michael Ebert" w:date="2019-06-27T10:39:00Z">
        <w:r w:rsidR="00FC6F7D">
          <w:t>s</w:t>
        </w:r>
      </w:ins>
      <w:r w:rsidR="00C47FB5">
        <w:t xml:space="preserve"> except for the cases in </w:t>
      </w:r>
      <w:r w:rsidR="00125802">
        <w:t>S</w:t>
      </w:r>
      <w:r w:rsidR="00624A85">
        <w:t xml:space="preserve">ection </w:t>
      </w:r>
      <w:r w:rsidR="00624A85">
        <w:fldChar w:fldCharType="begin"/>
      </w:r>
      <w:r w:rsidR="00624A85">
        <w:instrText xml:space="preserve"> REF _Ref531287410 \w \h </w:instrText>
      </w:r>
      <w:r w:rsidR="00624A85">
        <w:fldChar w:fldCharType="separate"/>
      </w:r>
      <w:r w:rsidR="004C4C74">
        <w:rPr>
          <w:cs/>
        </w:rPr>
        <w:t>‎</w:t>
      </w:r>
      <w:r w:rsidR="004C4C74">
        <w:t>3</w:t>
      </w:r>
      <w:r w:rsidR="00624A85">
        <w:fldChar w:fldCharType="end"/>
      </w:r>
      <w:r w:rsidR="00624A85">
        <w:t xml:space="preserve"> </w:t>
      </w:r>
      <w:r w:rsidR="00C47FB5">
        <w:t xml:space="preserve">in which the DETCs were changed to achieve </w:t>
      </w:r>
      <w:ins w:id="138" w:author="Michael Ebert" w:date="2019-06-27T10:39:00Z">
        <w:r w:rsidR="00FC6F7D">
          <w:t xml:space="preserve">their </w:t>
        </w:r>
      </w:ins>
      <w:r w:rsidR="00C47FB5">
        <w:t>optimum setting</w:t>
      </w:r>
      <w:ins w:id="139" w:author="Michael Ebert" w:date="2019-06-27T10:39:00Z">
        <w:r w:rsidR="00FC6F7D">
          <w:t>s</w:t>
        </w:r>
      </w:ins>
      <w:r w:rsidR="00DF0C94">
        <w:t>.</w:t>
      </w:r>
    </w:p>
    <w:p w14:paraId="16BC47CD" w14:textId="01B6FCE2" w:rsidR="00F44580" w:rsidRDefault="00513BD8" w:rsidP="00933C7A">
      <w:pPr>
        <w:pStyle w:val="ParagraphBody"/>
        <w:spacing w:after="0"/>
      </w:pPr>
      <w:r>
        <w:t>Several power flow cases were performed. At each POI voltage, a</w:t>
      </w:r>
      <w:r w:rsidR="00733F88">
        <w:t xml:space="preserve">ll turbines were dispatched </w:t>
      </w:r>
      <w:r>
        <w:t xml:space="preserve">to </w:t>
      </w:r>
      <w:r w:rsidR="00370B60">
        <w:t>meet</w:t>
      </w:r>
      <w:r>
        <w:t xml:space="preserve"> the PF</w:t>
      </w:r>
      <w:r w:rsidR="00370B60">
        <w:t xml:space="preserve"> requirement</w:t>
      </w:r>
      <w:r w:rsidR="00B831A4">
        <w:t xml:space="preserve"> at the POI</w:t>
      </w:r>
      <w:r w:rsidR="0072043E">
        <w:t xml:space="preserve"> by absorbing or supplying the maximum</w:t>
      </w:r>
      <w:r w:rsidR="00DB6053">
        <w:t xml:space="preserve"> (</w:t>
      </w:r>
      <w:r w:rsidR="00B11FC5">
        <w:t>max</w:t>
      </w:r>
      <w:r w:rsidR="00DB6053">
        <w:t>)</w:t>
      </w:r>
      <w:r w:rsidR="0072043E">
        <w:t xml:space="preserve"> possible </w:t>
      </w:r>
      <w:r w:rsidR="00CA0A4A">
        <w:t xml:space="preserve">reactive power </w:t>
      </w:r>
      <w:r w:rsidR="0072043E">
        <w:t xml:space="preserve">while </w:t>
      </w:r>
      <w:r w:rsidR="00F44580">
        <w:t>observing</w:t>
      </w:r>
      <w:r w:rsidR="0072043E">
        <w:t xml:space="preserve"> the </w:t>
      </w:r>
      <w:r w:rsidR="00F44580">
        <w:t>following constraints:</w:t>
      </w:r>
    </w:p>
    <w:p w14:paraId="7F0AE187" w14:textId="5A6F36CB" w:rsidR="00F44580" w:rsidRDefault="00F44580" w:rsidP="00933C7A">
      <w:pPr>
        <w:pStyle w:val="ParagraphBody"/>
        <w:numPr>
          <w:ilvl w:val="0"/>
          <w:numId w:val="42"/>
        </w:numPr>
        <w:spacing w:after="0"/>
      </w:pPr>
      <w:r>
        <w:t xml:space="preserve">The </w:t>
      </w:r>
      <w:r w:rsidR="0072043E">
        <w:t xml:space="preserve">voltage </w:t>
      </w:r>
      <w:ins w:id="140" w:author="Michael Ebert" w:date="2019-06-27T10:40:00Z">
        <w:r w:rsidR="00FC6F7D">
          <w:t>on</w:t>
        </w:r>
      </w:ins>
      <w:del w:id="141" w:author="Michael Ebert" w:date="2019-06-27T10:40:00Z">
        <w:r w:rsidR="0072043E" w:rsidDel="00FC6F7D">
          <w:delText>at</w:delText>
        </w:r>
      </w:del>
      <w:r w:rsidR="0072043E">
        <w:t xml:space="preserve"> the </w:t>
      </w:r>
      <w:r w:rsidR="00B444AA">
        <w:t xml:space="preserve">Vestas 4.3 </w:t>
      </w:r>
      <w:r w:rsidR="0072043E">
        <w:t>turbine terminals</w:t>
      </w:r>
      <w:r>
        <w:t xml:space="preserve"> is kept</w:t>
      </w:r>
      <w:r w:rsidR="0072043E">
        <w:t xml:space="preserve"> within the range </w:t>
      </w:r>
      <w:commentRangeStart w:id="142"/>
      <w:r w:rsidR="0072043E">
        <w:t>1.1</w:t>
      </w:r>
      <w:r w:rsidR="00B11FC5">
        <w:t>3</w:t>
      </w:r>
      <w:r w:rsidR="0072043E">
        <w:t xml:space="preserve"> </w:t>
      </w:r>
      <w:commentRangeEnd w:id="142"/>
      <w:r w:rsidR="008F14AD">
        <w:rPr>
          <w:rStyle w:val="CommentReference"/>
          <w:rFonts w:ascii="Times New Roman" w:eastAsia="Times New Roman" w:hAnsi="Times New Roman" w:cs="Times New Roman"/>
          <w:lang w:val="en-CA"/>
        </w:rPr>
        <w:commentReference w:id="142"/>
      </w:r>
      <w:proofErr w:type="spellStart"/>
      <w:r w:rsidR="00E027C3">
        <w:t>V</w:t>
      </w:r>
      <w:r w:rsidR="0072043E">
        <w:t>pu</w:t>
      </w:r>
      <w:proofErr w:type="spellEnd"/>
      <w:r w:rsidR="0072043E">
        <w:t xml:space="preserve"> to 0.</w:t>
      </w:r>
      <w:r w:rsidR="00B444AA">
        <w:t xml:space="preserve">87 </w:t>
      </w:r>
      <w:proofErr w:type="spellStart"/>
      <w:r w:rsidR="00E027C3">
        <w:t>V</w:t>
      </w:r>
      <w:r w:rsidR="00B444AA">
        <w:t>pu</w:t>
      </w:r>
      <w:proofErr w:type="spellEnd"/>
      <w:r>
        <w:t>.</w:t>
      </w:r>
    </w:p>
    <w:p w14:paraId="22E462A4" w14:textId="07ACE698" w:rsidR="00F44580" w:rsidRDefault="00F44580" w:rsidP="00933C7A">
      <w:pPr>
        <w:pStyle w:val="ParagraphBody"/>
        <w:numPr>
          <w:ilvl w:val="0"/>
          <w:numId w:val="42"/>
        </w:numPr>
        <w:spacing w:after="0"/>
      </w:pPr>
      <w:r>
        <w:t>T</w:t>
      </w:r>
      <w:r w:rsidR="00877C9E">
        <w:t xml:space="preserve">he voltage </w:t>
      </w:r>
      <w:ins w:id="143" w:author="Michael Ebert" w:date="2019-06-27T10:40:00Z">
        <w:r w:rsidR="00FC6F7D">
          <w:t>on</w:t>
        </w:r>
      </w:ins>
      <w:del w:id="144" w:author="Michael Ebert" w:date="2019-06-27T10:40:00Z">
        <w:r w:rsidR="00877C9E" w:rsidDel="00FC6F7D">
          <w:delText>at</w:delText>
        </w:r>
      </w:del>
      <w:r w:rsidR="00877C9E">
        <w:t xml:space="preserve"> </w:t>
      </w:r>
      <w:r w:rsidR="00B444AA">
        <w:t xml:space="preserve">the Vestas 2.0 turbine terminals </w:t>
      </w:r>
      <w:r>
        <w:t xml:space="preserve">is kept </w:t>
      </w:r>
      <w:r w:rsidR="00B444AA">
        <w:t xml:space="preserve">within the range 1.1 </w:t>
      </w:r>
      <w:proofErr w:type="spellStart"/>
      <w:r w:rsidR="00E027C3">
        <w:t>V</w:t>
      </w:r>
      <w:r w:rsidR="00B444AA">
        <w:t>pu</w:t>
      </w:r>
      <w:proofErr w:type="spellEnd"/>
      <w:r w:rsidR="00B444AA">
        <w:t xml:space="preserve"> to 0.</w:t>
      </w:r>
      <w:r w:rsidR="00877C9E">
        <w:t xml:space="preserve">9 </w:t>
      </w:r>
      <w:proofErr w:type="spellStart"/>
      <w:r w:rsidR="00E027C3">
        <w:t>V</w:t>
      </w:r>
      <w:r w:rsidR="00877C9E">
        <w:t>pu</w:t>
      </w:r>
      <w:proofErr w:type="spellEnd"/>
      <w:del w:id="145" w:author="Steve Lay" w:date="2019-07-05T15:20:00Z">
        <w:r w:rsidR="00B831A4" w:rsidDel="00B9112A">
          <w:delText>.</w:delText>
        </w:r>
      </w:del>
    </w:p>
    <w:p w14:paraId="5446F547" w14:textId="01743BBF" w:rsidR="00F44580" w:rsidRDefault="00F44580" w:rsidP="00933C7A">
      <w:pPr>
        <w:pStyle w:val="ParagraphBody"/>
        <w:numPr>
          <w:ilvl w:val="0"/>
          <w:numId w:val="42"/>
        </w:numPr>
        <w:spacing w:after="0"/>
        <w:rPr>
          <w:ins w:id="146" w:author="Steve Lay" w:date="2019-07-05T15:21:00Z"/>
        </w:rPr>
      </w:pPr>
      <w:r>
        <w:t xml:space="preserve">The voltage </w:t>
      </w:r>
      <w:ins w:id="147" w:author="Michael Ebert" w:date="2019-06-27T10:40:00Z">
        <w:r w:rsidR="00FC6F7D">
          <w:t>on</w:t>
        </w:r>
      </w:ins>
      <w:del w:id="148" w:author="Michael Ebert" w:date="2019-06-27T10:40:00Z">
        <w:r w:rsidDel="00FC6F7D">
          <w:delText>at</w:delText>
        </w:r>
      </w:del>
      <w:r>
        <w:t xml:space="preserve"> the 34.5 kV collection system is maintained in the range 1.1 </w:t>
      </w:r>
      <w:proofErr w:type="spellStart"/>
      <w:r>
        <w:t>Vpu</w:t>
      </w:r>
      <w:proofErr w:type="spellEnd"/>
      <w:r>
        <w:t xml:space="preserve"> to 0.9 </w:t>
      </w:r>
      <w:proofErr w:type="spellStart"/>
      <w:r>
        <w:t>Vpu</w:t>
      </w:r>
      <w:proofErr w:type="spellEnd"/>
      <w:r>
        <w:t>.</w:t>
      </w:r>
    </w:p>
    <w:p w14:paraId="6324D15F" w14:textId="16811231" w:rsidR="00B9112A" w:rsidRDefault="00B9112A" w:rsidP="00B9112A">
      <w:pPr>
        <w:rPr>
          <w:ins w:id="149" w:author="Steve Lay" w:date="2019-07-05T15:21:00Z"/>
          <w:lang w:val="en-US"/>
        </w:rPr>
        <w:pPrChange w:id="150" w:author="Steve Lay" w:date="2019-07-05T15:21:00Z">
          <w:pPr>
            <w:pStyle w:val="ParagraphBody"/>
            <w:numPr>
              <w:numId w:val="42"/>
            </w:numPr>
            <w:spacing w:after="0"/>
            <w:ind w:left="1296" w:hanging="360"/>
          </w:pPr>
        </w:pPrChange>
      </w:pPr>
    </w:p>
    <w:p w14:paraId="7D3FFBE7" w14:textId="36F8189A" w:rsidR="00B9112A" w:rsidRDefault="00B9112A" w:rsidP="00B9112A">
      <w:pPr>
        <w:ind w:left="576"/>
        <w:rPr>
          <w:ins w:id="151" w:author="Steve Lay" w:date="2019-07-05T15:21:00Z"/>
        </w:rPr>
        <w:pPrChange w:id="152" w:author="Steve Lay" w:date="2019-07-05T15:21:00Z">
          <w:pPr/>
        </w:pPrChange>
      </w:pPr>
      <w:ins w:id="153" w:author="Steve Lay" w:date="2019-07-05T15:21:00Z">
        <w:r>
          <w:rPr>
            <w:lang w:val="en-US"/>
          </w:rPr>
          <w:t xml:space="preserve">With implementing a DETC in lieu of an LTC on the MPTs the collection system voltage will operate over the range of 1.1 </w:t>
        </w:r>
        <w:proofErr w:type="spellStart"/>
        <w:r>
          <w:rPr>
            <w:lang w:val="en-US"/>
          </w:rPr>
          <w:t>Vpu</w:t>
        </w:r>
        <w:proofErr w:type="spellEnd"/>
        <w:r>
          <w:rPr>
            <w:lang w:val="en-US"/>
          </w:rPr>
          <w:t xml:space="preserve"> to .9 </w:t>
        </w:r>
        <w:proofErr w:type="spellStart"/>
        <w:r>
          <w:rPr>
            <w:lang w:val="en-US"/>
          </w:rPr>
          <w:t>Vpu</w:t>
        </w:r>
        <w:proofErr w:type="spellEnd"/>
        <w:r>
          <w:rPr>
            <w:lang w:val="en-US"/>
          </w:rPr>
          <w:t xml:space="preserve"> based on the </w:t>
        </w:r>
        <w:commentRangeStart w:id="154"/>
        <w:r>
          <w:rPr>
            <w:lang w:val="en-US"/>
          </w:rPr>
          <w:t>various operating conditions</w:t>
        </w:r>
        <w:commentRangeEnd w:id="154"/>
        <w:r>
          <w:rPr>
            <w:rStyle w:val="CommentReference"/>
          </w:rPr>
          <w:commentReference w:id="154"/>
        </w:r>
        <w:r>
          <w:rPr>
            <w:lang w:val="en-US"/>
          </w:rPr>
          <w:t xml:space="preserve">. The collection equipment will be verified that it can handle these overvoltage conditions for up </w:t>
        </w:r>
        <w:commentRangeStart w:id="155"/>
        <w:r>
          <w:rPr>
            <w:lang w:val="en-US"/>
          </w:rPr>
          <w:t xml:space="preserve">to 4 hours </w:t>
        </w:r>
        <w:commentRangeEnd w:id="155"/>
        <w:r>
          <w:rPr>
            <w:rStyle w:val="CommentReference"/>
          </w:rPr>
          <w:commentReference w:id="155"/>
        </w:r>
        <w:r>
          <w:rPr>
            <w:lang w:val="en-US"/>
          </w:rPr>
          <w:t>per day. Running the system in this manner adds additional stress to the system which may result in additional maintenance over the life of the project.</w:t>
        </w:r>
      </w:ins>
    </w:p>
    <w:p w14:paraId="70A39739" w14:textId="77777777" w:rsidR="00B9112A" w:rsidRPr="00B9112A" w:rsidRDefault="00B9112A" w:rsidP="00B9112A">
      <w:pPr>
        <w:rPr>
          <w:lang w:val="en-US"/>
          <w:rPrChange w:id="156" w:author="Steve Lay" w:date="2019-07-05T15:21:00Z">
            <w:rPr/>
          </w:rPrChange>
        </w:rPr>
        <w:pPrChange w:id="157" w:author="Steve Lay" w:date="2019-07-05T15:21:00Z">
          <w:pPr>
            <w:pStyle w:val="ParagraphBody"/>
            <w:numPr>
              <w:numId w:val="42"/>
            </w:numPr>
            <w:spacing w:after="0"/>
            <w:ind w:left="1296" w:hanging="360"/>
          </w:pPr>
        </w:pPrChange>
      </w:pPr>
    </w:p>
    <w:p w14:paraId="4F39E6F7" w14:textId="13222D99" w:rsidR="00F51910" w:rsidRPr="00F51910" w:rsidRDefault="00B9112A" w:rsidP="00DF0C94">
      <w:pPr>
        <w:pStyle w:val="ParagraphBody"/>
      </w:pPr>
      <w:ins w:id="158" w:author="Steve Lay" w:date="2019-07-05T15:21:00Z">
        <w:r>
          <w:t>T</w:t>
        </w:r>
      </w:ins>
      <w:del w:id="159" w:author="Steve Lay" w:date="2019-07-05T15:21:00Z">
        <w:r w:rsidR="00F44580" w:rsidDel="00B9112A">
          <w:delText>I</w:delText>
        </w:r>
        <w:r w:rsidR="00370B60" w:rsidDel="00B9112A">
          <w:delText>f t</w:delText>
        </w:r>
      </w:del>
      <w:r w:rsidR="00370B60">
        <w:t>he PF requirement could not be achieved</w:t>
      </w:r>
      <w:r w:rsidR="00F44580">
        <w:t xml:space="preserve"> using</w:t>
      </w:r>
      <w:ins w:id="160" w:author="Steve Lay" w:date="2019-07-05T15:22:00Z">
        <w:r>
          <w:t xml:space="preserve"> only</w:t>
        </w:r>
      </w:ins>
      <w:r w:rsidR="00F44580">
        <w:t xml:space="preserve"> turbine </w:t>
      </w:r>
      <w:r w:rsidR="00EC3FE6">
        <w:t>reactive power</w:t>
      </w:r>
      <w:ins w:id="161" w:author="Steve Lay" w:date="2019-07-05T15:22:00Z">
        <w:r>
          <w:t xml:space="preserve"> capabilities;</w:t>
        </w:r>
      </w:ins>
      <w:del w:id="162" w:author="Steve Lay" w:date="2019-07-05T15:22:00Z">
        <w:r w:rsidR="00370B60" w:rsidDel="00B9112A">
          <w:delText>,</w:delText>
        </w:r>
      </w:del>
      <w:ins w:id="163" w:author="Steve Lay" w:date="2019-07-05T15:22:00Z">
        <w:r>
          <w:t xml:space="preserve"> therefore,</w:t>
        </w:r>
      </w:ins>
      <w:r w:rsidR="00370B60">
        <w:t xml:space="preserve"> </w:t>
      </w:r>
      <w:r w:rsidR="0072043E">
        <w:t>cap</w:t>
      </w:r>
      <w:r w:rsidR="00321093">
        <w:t xml:space="preserve"> </w:t>
      </w:r>
      <w:r w:rsidR="0072043E">
        <w:t>banks were added to</w:t>
      </w:r>
      <w:ins w:id="164" w:author="Steve Lay" w:date="2019-07-05T15:22:00Z">
        <w:r>
          <w:t xml:space="preserve"> the system to</w:t>
        </w:r>
      </w:ins>
      <w:r w:rsidR="0072043E">
        <w:t xml:space="preserve"> meet the PF requirement</w:t>
      </w:r>
      <w:r w:rsidR="00B831A4">
        <w:t xml:space="preserve">. </w:t>
      </w:r>
      <w:r w:rsidR="00F44580">
        <w:t xml:space="preserve">It should be noted that the Vestas 4.3 turbine can be operated at 1.13 </w:t>
      </w:r>
      <w:proofErr w:type="spellStart"/>
      <w:r w:rsidR="00F44580">
        <w:t>Vpu</w:t>
      </w:r>
      <w:proofErr w:type="spellEnd"/>
      <w:r w:rsidR="00174FEB">
        <w:t xml:space="preserve"> at its generator terminal</w:t>
      </w:r>
      <w:r w:rsidR="00F44580">
        <w:t xml:space="preserve">, but such voltage is incompatible with the operating voltage of the </w:t>
      </w:r>
      <w:r w:rsidR="00174FEB">
        <w:t>collection system,</w:t>
      </w:r>
      <w:r w:rsidR="00F44580">
        <w:t xml:space="preserve"> and thus the practical </w:t>
      </w:r>
      <w:r w:rsidR="00B11FC5">
        <w:t xml:space="preserve">max </w:t>
      </w:r>
      <w:r w:rsidR="00F44580">
        <w:t>voltage at the Vestas 4.3 ter</w:t>
      </w:r>
      <w:r w:rsidR="00DF0C94">
        <w:t xml:space="preserve">minals was selected as </w:t>
      </w:r>
      <w:commentRangeStart w:id="165"/>
      <w:r w:rsidR="00DF0C94">
        <w:t xml:space="preserve">1.1 </w:t>
      </w:r>
      <w:commentRangeEnd w:id="165"/>
      <w:r>
        <w:rPr>
          <w:rStyle w:val="CommentReference"/>
          <w:rFonts w:ascii="Times New Roman" w:eastAsia="Times New Roman" w:hAnsi="Times New Roman" w:cs="Times New Roman"/>
          <w:lang w:val="en-CA"/>
        </w:rPr>
        <w:commentReference w:id="165"/>
      </w:r>
      <w:proofErr w:type="spellStart"/>
      <w:r w:rsidR="00DF0C94">
        <w:t>Vpu</w:t>
      </w:r>
      <w:proofErr w:type="spellEnd"/>
      <w:r w:rsidR="00DF0C94">
        <w:t>.</w:t>
      </w:r>
    </w:p>
    <w:p w14:paraId="0F31278F" w14:textId="0B960ED7" w:rsidR="00865F8C" w:rsidRDefault="00F51910" w:rsidP="00450CE4">
      <w:pPr>
        <w:pStyle w:val="ParagraphBody"/>
      </w:pPr>
      <w:r w:rsidRPr="00F51910">
        <w:t>According to the LGIA, TB</w:t>
      </w:r>
      <w:r w:rsidR="00DC7DC5">
        <w:t>I</w:t>
      </w:r>
      <w:r w:rsidRPr="00F51910">
        <w:t xml:space="preserve"> needs to comply with FERC order n</w:t>
      </w:r>
      <w:r w:rsidR="00125802">
        <w:t>umber</w:t>
      </w:r>
      <w:r w:rsidRPr="00F51910">
        <w:t xml:space="preserve"> 827 at the high side of the MPT. Based on </w:t>
      </w:r>
      <w:r w:rsidR="001068AA">
        <w:t xml:space="preserve">the </w:t>
      </w:r>
      <w:r>
        <w:t>PAC</w:t>
      </w:r>
      <w:r w:rsidRPr="00F51910">
        <w:t xml:space="preserve"> response to </w:t>
      </w:r>
      <w:r w:rsidR="00813BC6">
        <w:t>MENG</w:t>
      </w:r>
      <w:r w:rsidRPr="00F51910">
        <w:t xml:space="preserve"> regarding a request for information (RFI)</w:t>
      </w:r>
      <w:r w:rsidR="0037308B">
        <w:t xml:space="preserve"> on 09/12/2018</w:t>
      </w:r>
      <w:r w:rsidRPr="00F51910">
        <w:t xml:space="preserve">, </w:t>
      </w:r>
      <w:r w:rsidR="00370B60" w:rsidRPr="00F51910">
        <w:t>TB</w:t>
      </w:r>
      <w:r w:rsidR="00370B60">
        <w:t>I</w:t>
      </w:r>
      <w:r w:rsidR="00370B60" w:rsidRPr="00F51910">
        <w:t xml:space="preserve"> </w:t>
      </w:r>
      <w:r w:rsidRPr="00F51910">
        <w:t>will need to comply with FERC 827 at the POI instead of the high side of the MPT</w:t>
      </w:r>
      <w:r>
        <w:t>.</w:t>
      </w:r>
      <w:r w:rsidR="00586F02">
        <w:t xml:space="preserve"> </w:t>
      </w:r>
      <w:r w:rsidR="00474EB6">
        <w:t>Additionally, bas</w:t>
      </w:r>
      <w:r w:rsidR="00DC7DC5">
        <w:t>ed on RFI#29 on 11/01/2018, TBI</w:t>
      </w:r>
      <w:r w:rsidR="00474EB6">
        <w:t xml:space="preserve"> shall be able to meet the PF requirement at the wide</w:t>
      </w:r>
      <w:r w:rsidR="00DF0C94">
        <w:t>st possible POI voltage range.</w:t>
      </w:r>
    </w:p>
    <w:p w14:paraId="5958716C" w14:textId="1E8A1DB0" w:rsidR="004B5501" w:rsidRPr="007C4F49" w:rsidRDefault="008E14EB" w:rsidP="00532611">
      <w:pPr>
        <w:pStyle w:val="ParagraphBody"/>
      </w:pPr>
      <w:r w:rsidRPr="007C4F49">
        <w:t xml:space="preserve">All data used to build the model is given in </w:t>
      </w:r>
      <w:r w:rsidRPr="007C4F49">
        <w:fldChar w:fldCharType="begin"/>
      </w:r>
      <w:r w:rsidRPr="007C4F49">
        <w:instrText xml:space="preserve"> REF _Ref522712814 \h  \* MERGEFORMAT </w:instrText>
      </w:r>
      <w:r w:rsidRPr="007C4F49">
        <w:fldChar w:fldCharType="separate"/>
      </w:r>
      <w:r w:rsidR="004C4C74" w:rsidRPr="00554DC1">
        <w:t xml:space="preserve">Appendix </w:t>
      </w:r>
      <w:r w:rsidR="004C4C74">
        <w:t>1</w:t>
      </w:r>
      <w:r w:rsidRPr="007C4F49">
        <w:fldChar w:fldCharType="end"/>
      </w:r>
      <w:r w:rsidRPr="007C4F49">
        <w:t xml:space="preserve">. </w:t>
      </w:r>
      <w:r w:rsidR="008955C8" w:rsidRPr="007C4F49">
        <w:t>The collector system layout is given in</w:t>
      </w:r>
      <w:r w:rsidR="007C4F49">
        <w:t xml:space="preserve"> </w:t>
      </w:r>
      <w:r w:rsidR="007C4F49">
        <w:fldChar w:fldCharType="begin"/>
      </w:r>
      <w:r w:rsidR="007C4F49">
        <w:instrText xml:space="preserve"> REF _Ref2671305 \h </w:instrText>
      </w:r>
      <w:r w:rsidR="007C4F49">
        <w:fldChar w:fldCharType="separate"/>
      </w:r>
      <w:r w:rsidR="004C4C74" w:rsidRPr="00554DC1">
        <w:t xml:space="preserve">Appendix </w:t>
      </w:r>
      <w:r w:rsidR="004C4C74">
        <w:rPr>
          <w:noProof/>
        </w:rPr>
        <w:t>2</w:t>
      </w:r>
      <w:r w:rsidR="007C4F49">
        <w:fldChar w:fldCharType="end"/>
      </w:r>
      <w:r w:rsidR="008955C8" w:rsidRPr="007C4F49">
        <w:t xml:space="preserve">. The PSS®E single line diagram is given </w:t>
      </w:r>
      <w:r w:rsidR="00532611">
        <w:t xml:space="preserve">in </w:t>
      </w:r>
      <w:r w:rsidR="00532611">
        <w:fldChar w:fldCharType="begin"/>
      </w:r>
      <w:r w:rsidR="00532611">
        <w:instrText xml:space="preserve"> REF _Ref12362699 \h </w:instrText>
      </w:r>
      <w:r w:rsidR="00532611">
        <w:fldChar w:fldCharType="separate"/>
      </w:r>
      <w:r w:rsidR="004C4C74" w:rsidRPr="00554DC1">
        <w:t xml:space="preserve">Appendix </w:t>
      </w:r>
      <w:r w:rsidR="004C4C74">
        <w:rPr>
          <w:noProof/>
        </w:rPr>
        <w:t>3</w:t>
      </w:r>
      <w:r w:rsidR="00532611">
        <w:fldChar w:fldCharType="end"/>
      </w:r>
      <w:r w:rsidR="00532611">
        <w:t>.</w:t>
      </w:r>
    </w:p>
    <w:p w14:paraId="066D314D" w14:textId="3B10FB41" w:rsidR="001740AA" w:rsidRDefault="00584BA0" w:rsidP="004C41D4">
      <w:pPr>
        <w:pStyle w:val="Heading1"/>
      </w:pPr>
      <w:bookmarkStart w:id="166" w:name="_Ref530990766"/>
      <w:bookmarkStart w:id="167" w:name="_Ref531287410"/>
      <w:bookmarkStart w:id="168" w:name="_Toc12362473"/>
      <w:r>
        <w:t xml:space="preserve">Optimum </w:t>
      </w:r>
      <w:r w:rsidR="0037308B">
        <w:t xml:space="preserve">DETC </w:t>
      </w:r>
      <w:r w:rsidR="0086533A">
        <w:t xml:space="preserve">Tap </w:t>
      </w:r>
      <w:r w:rsidR="00370B60">
        <w:t xml:space="preserve">Setting </w:t>
      </w:r>
      <w:bookmarkEnd w:id="166"/>
      <w:r w:rsidR="00A26089">
        <w:t>and Capacitor Bank Size</w:t>
      </w:r>
      <w:bookmarkEnd w:id="167"/>
      <w:bookmarkEnd w:id="168"/>
    </w:p>
    <w:p w14:paraId="1C128332" w14:textId="47BE6A32" w:rsidR="004C41D4" w:rsidRDefault="0037308B" w:rsidP="009A193B">
      <w:pPr>
        <w:pStyle w:val="ParagraphBody"/>
      </w:pPr>
      <w:r>
        <w:t xml:space="preserve">Several power flow cases were performed to determine the </w:t>
      </w:r>
      <w:r w:rsidR="00F85436">
        <w:t>optimum</w:t>
      </w:r>
      <w:r>
        <w:t xml:space="preserve"> DETC </w:t>
      </w:r>
      <w:r w:rsidR="00F85436">
        <w:t xml:space="preserve">tap </w:t>
      </w:r>
      <w:r w:rsidR="00474EB6">
        <w:t>settings</w:t>
      </w:r>
      <w:r>
        <w:t xml:space="preserve"> of the MPTs and turbine </w:t>
      </w:r>
      <w:r w:rsidR="004C41D4">
        <w:t>transformers</w:t>
      </w:r>
      <w:r w:rsidR="005C6877">
        <w:t xml:space="preserve"> when the project is producing 100% out</w:t>
      </w:r>
      <w:r w:rsidR="00DA3BCA">
        <w:t>pu</w:t>
      </w:r>
      <w:r w:rsidR="005C6877">
        <w:t>t</w:t>
      </w:r>
      <w:r>
        <w:t>.</w:t>
      </w:r>
      <w:r w:rsidR="004C41D4">
        <w:t xml:space="preserve"> </w:t>
      </w:r>
      <w:r w:rsidR="00F85436">
        <w:t xml:space="preserve">An optimum DETC setting would allow the project to meet the PF requirement at the POI for the widest possible voltage range. </w:t>
      </w:r>
      <w:r w:rsidR="00474EB6">
        <w:t xml:space="preserve">The methodology for </w:t>
      </w:r>
      <w:r w:rsidR="008358DA">
        <w:t>setting</w:t>
      </w:r>
      <w:r w:rsidR="00474EB6">
        <w:t xml:space="preserve"> the DETCs is given below</w:t>
      </w:r>
      <w:r w:rsidR="00C53AF3">
        <w:t>.</w:t>
      </w:r>
    </w:p>
    <w:p w14:paraId="1AD24E1E" w14:textId="634D1209" w:rsidR="00DB627F" w:rsidRDefault="00227FE1" w:rsidP="00DF0C94">
      <w:pPr>
        <w:pStyle w:val="ParagraphBody"/>
      </w:pPr>
      <w:r>
        <w:lastRenderedPageBreak/>
        <w:t xml:space="preserve">An iterative approach was used to reach optimum </w:t>
      </w:r>
      <w:r w:rsidR="00F85436">
        <w:t>DETC setting. The iterative approach utilized v</w:t>
      </w:r>
      <w:r w:rsidR="009E6A51">
        <w:t>arious</w:t>
      </w:r>
      <w:r w:rsidR="00F85436">
        <w:t xml:space="preserve"> power flow</w:t>
      </w:r>
      <w:r w:rsidR="009E6A51">
        <w:t xml:space="preserve"> cases </w:t>
      </w:r>
      <w:r w:rsidR="00F85436">
        <w:t>until</w:t>
      </w:r>
      <w:r w:rsidR="009E6A51">
        <w:t xml:space="preserve"> the optimum DETC setting</w:t>
      </w:r>
      <w:r w:rsidR="00F85436">
        <w:t xml:space="preserve"> was reached</w:t>
      </w:r>
      <w:r w:rsidR="009E6A51">
        <w:t xml:space="preserve">. </w:t>
      </w:r>
      <w:r w:rsidR="00567F25">
        <w:t xml:space="preserve">The first </w:t>
      </w:r>
      <w:r w:rsidR="00F85436">
        <w:t>such case</w:t>
      </w:r>
      <w:r w:rsidR="009E6A51">
        <w:t xml:space="preserve"> </w:t>
      </w:r>
      <w:r w:rsidR="00F85436">
        <w:t>is a power flow case with</w:t>
      </w:r>
      <w:r w:rsidR="009E6A51">
        <w:t xml:space="preserve"> all DETCs at </w:t>
      </w:r>
      <w:r w:rsidR="008358DA">
        <w:t xml:space="preserve">the </w:t>
      </w:r>
      <w:del w:id="169" w:author="Steve Lay" w:date="2019-07-05T15:24:00Z">
        <w:r w:rsidR="009E6A51" w:rsidDel="00B9112A">
          <w:delText xml:space="preserve">zero </w:delText>
        </w:r>
      </w:del>
      <w:ins w:id="170" w:author="Steve Lay" w:date="2019-07-05T15:24:00Z">
        <w:r w:rsidR="00B9112A">
          <w:t xml:space="preserve">nominal </w:t>
        </w:r>
      </w:ins>
      <w:r w:rsidR="009E6A51">
        <w:t>position (1</w:t>
      </w:r>
      <w:r w:rsidR="008358DA">
        <w:t xml:space="preserve"> Vpu</w:t>
      </w:r>
      <w:r w:rsidR="009E6A51">
        <w:t>:1</w:t>
      </w:r>
      <w:r w:rsidR="008358DA">
        <w:t xml:space="preserve"> </w:t>
      </w:r>
      <w:proofErr w:type="spellStart"/>
      <w:r w:rsidR="008358DA">
        <w:t>Vpu</w:t>
      </w:r>
      <w:proofErr w:type="spellEnd"/>
      <w:r w:rsidR="009E6A51">
        <w:t xml:space="preserve"> turns ratio) while maintaining the </w:t>
      </w:r>
      <w:r w:rsidR="00567F25">
        <w:t>0.95 lagging PF requirem</w:t>
      </w:r>
      <w:r w:rsidR="009E6A51">
        <w:t>ent at a POI voltage of 1.0</w:t>
      </w:r>
      <w:r w:rsidR="00877C9E">
        <w:t>4</w:t>
      </w:r>
      <w:r w:rsidR="008358DA">
        <w:t xml:space="preserve"> </w:t>
      </w:r>
      <w:proofErr w:type="spellStart"/>
      <w:r w:rsidR="00125802">
        <w:t>V</w:t>
      </w:r>
      <w:r w:rsidR="008358DA">
        <w:t>pu</w:t>
      </w:r>
      <w:proofErr w:type="spellEnd"/>
      <w:r w:rsidR="005B0531">
        <w:t>.</w:t>
      </w:r>
      <w:r w:rsidR="00877C9E">
        <w:t xml:space="preserve"> A target </w:t>
      </w:r>
      <w:r w:rsidR="00125802">
        <w:t xml:space="preserve">voltage </w:t>
      </w:r>
      <w:r w:rsidR="00877C9E">
        <w:t xml:space="preserve">of 1.04 </w:t>
      </w:r>
      <w:proofErr w:type="spellStart"/>
      <w:r w:rsidR="00125802">
        <w:t>V</w:t>
      </w:r>
      <w:r w:rsidR="00877C9E">
        <w:t>pu</w:t>
      </w:r>
      <w:proofErr w:type="spellEnd"/>
      <w:r w:rsidR="00877C9E">
        <w:t xml:space="preserve"> was selected to ensure that the PF requirement at scheduled voltage of 1.03 </w:t>
      </w:r>
      <w:proofErr w:type="spellStart"/>
      <w:r w:rsidR="00125802">
        <w:t>V</w:t>
      </w:r>
      <w:r w:rsidR="00877C9E">
        <w:t>pu</w:t>
      </w:r>
      <w:proofErr w:type="spellEnd"/>
      <w:r w:rsidR="00877C9E">
        <w:t xml:space="preserve"> can be met.</w:t>
      </w:r>
      <w:r w:rsidR="009E6A51">
        <w:t xml:space="preserve"> </w:t>
      </w:r>
      <w:r w:rsidR="00F85436">
        <w:t>To meet the 0.95 lagging PF at the POI, t</w:t>
      </w:r>
      <w:r w:rsidR="009E6A51">
        <w:t xml:space="preserve">urbines were adjusted to </w:t>
      </w:r>
      <w:r w:rsidR="00F85436">
        <w:t>supply</w:t>
      </w:r>
      <w:r w:rsidR="009E6A51">
        <w:t xml:space="preserve"> as much </w:t>
      </w:r>
      <w:r w:rsidR="00125802">
        <w:t xml:space="preserve">reactive power </w:t>
      </w:r>
      <w:r w:rsidR="009E6A51">
        <w:t>as possible</w:t>
      </w:r>
      <w:r w:rsidR="0072043E">
        <w:t xml:space="preserve"> without violating the </w:t>
      </w:r>
      <w:r w:rsidR="00174FEB">
        <w:t xml:space="preserve">constraints listed in </w:t>
      </w:r>
      <w:r w:rsidR="00CA0A4A">
        <w:t>S</w:t>
      </w:r>
      <w:r w:rsidR="00174FEB">
        <w:t xml:space="preserve">ection </w:t>
      </w:r>
      <w:r w:rsidR="00174FEB">
        <w:fldChar w:fldCharType="begin"/>
      </w:r>
      <w:r w:rsidR="00174FEB">
        <w:instrText xml:space="preserve"> REF _Ref2585119 \w \h </w:instrText>
      </w:r>
      <w:r w:rsidR="00174FEB">
        <w:fldChar w:fldCharType="separate"/>
      </w:r>
      <w:r w:rsidR="004C4C74">
        <w:rPr>
          <w:cs/>
        </w:rPr>
        <w:t>‎</w:t>
      </w:r>
      <w:r w:rsidR="004C4C74">
        <w:t>2</w:t>
      </w:r>
      <w:r w:rsidR="00174FEB">
        <w:fldChar w:fldCharType="end"/>
      </w:r>
      <w:r w:rsidR="00F85436">
        <w:t>. With</w:t>
      </w:r>
      <w:ins w:id="171" w:author="Michael Ebert" w:date="2019-06-27T10:44:00Z">
        <w:r w:rsidR="008940C4">
          <w:t xml:space="preserve"> the</w:t>
        </w:r>
      </w:ins>
      <w:r w:rsidR="00F85436">
        <w:t xml:space="preserve"> </w:t>
      </w:r>
      <w:r w:rsidR="00DB627F">
        <w:t>turbines set to produce max</w:t>
      </w:r>
      <w:ins w:id="172" w:author="Michael Ebert" w:date="2019-06-27T10:44:00Z">
        <w:r w:rsidR="008940C4">
          <w:t>imum</w:t>
        </w:r>
      </w:ins>
      <w:r w:rsidR="00DB627F">
        <w:t xml:space="preserve"> </w:t>
      </w:r>
      <w:r w:rsidR="00125802">
        <w:t>reactive power</w:t>
      </w:r>
      <w:r w:rsidR="00DB627F">
        <w:t xml:space="preserve">, the remaining </w:t>
      </w:r>
      <w:r w:rsidR="00125802">
        <w:t xml:space="preserve">reactive power </w:t>
      </w:r>
      <w:r w:rsidR="00DB627F">
        <w:t>needed to meet the PF requirement w</w:t>
      </w:r>
      <w:ins w:id="173" w:author="Michael Ebert" w:date="2019-06-27T10:43:00Z">
        <w:r w:rsidR="008940C4">
          <w:t>as</w:t>
        </w:r>
      </w:ins>
      <w:del w:id="174" w:author="Michael Ebert" w:date="2019-06-27T10:43:00Z">
        <w:r w:rsidR="00DB627F" w:rsidDel="008940C4">
          <w:delText>ere</w:delText>
        </w:r>
      </w:del>
      <w:r w:rsidR="00DB627F">
        <w:t xml:space="preserve"> supplied by </w:t>
      </w:r>
      <w:r w:rsidR="008358DA">
        <w:t xml:space="preserve">the </w:t>
      </w:r>
      <w:r w:rsidR="00EE1E1A">
        <w:t>cap banks</w:t>
      </w:r>
      <w:r w:rsidR="00DB627F">
        <w:t>. Based on the results of this case, the voltage at the collector system was inspected</w:t>
      </w:r>
      <w:r w:rsidR="000348ED">
        <w:t xml:space="preserve">, and the </w:t>
      </w:r>
      <w:r w:rsidR="00174FEB">
        <w:t>highest</w:t>
      </w:r>
      <w:r w:rsidR="00DB627F">
        <w:t xml:space="preserve"> voltage at the collector system is 1.1</w:t>
      </w:r>
      <w:r w:rsidR="00834879">
        <w:t>52</w:t>
      </w:r>
      <w:r w:rsidR="00DB627F">
        <w:t xml:space="preserve"> </w:t>
      </w:r>
      <w:proofErr w:type="spellStart"/>
      <w:r w:rsidR="00125802">
        <w:t>V</w:t>
      </w:r>
      <w:r w:rsidR="00DB627F">
        <w:t>pu</w:t>
      </w:r>
      <w:proofErr w:type="spellEnd"/>
      <w:r w:rsidR="00DB627F">
        <w:t xml:space="preserve"> while the lowest voltage is 1.0</w:t>
      </w:r>
      <w:r w:rsidR="00E54D35">
        <w:t>7</w:t>
      </w:r>
      <w:r w:rsidR="00F44580">
        <w:t>5</w:t>
      </w:r>
      <w:r w:rsidR="00DF0C94">
        <w:t xml:space="preserve"> </w:t>
      </w:r>
      <w:proofErr w:type="spellStart"/>
      <w:r w:rsidR="00125802">
        <w:t>V</w:t>
      </w:r>
      <w:r w:rsidR="00DF0C94">
        <w:t>pu</w:t>
      </w:r>
      <w:proofErr w:type="spellEnd"/>
      <w:r w:rsidR="00DF0C94">
        <w:t>.</w:t>
      </w:r>
    </w:p>
    <w:p w14:paraId="05195E6B" w14:textId="4004FF22" w:rsidR="00DB627F" w:rsidRDefault="00DB627F" w:rsidP="00DB627F">
      <w:pPr>
        <w:pStyle w:val="ParagraphBody"/>
      </w:pPr>
      <w:r>
        <w:t xml:space="preserve">Based on the results of the first case, it is evident that a means to bring the voltage throughout the collector system down to 1.1 </w:t>
      </w:r>
      <w:proofErr w:type="spellStart"/>
      <w:r w:rsidR="00125802">
        <w:t>V</w:t>
      </w:r>
      <w:r>
        <w:t>pu</w:t>
      </w:r>
      <w:proofErr w:type="spellEnd"/>
      <w:r>
        <w:t xml:space="preserve"> is needed. It is also clear </w:t>
      </w:r>
      <w:r w:rsidR="008358DA">
        <w:t xml:space="preserve">that </w:t>
      </w:r>
      <w:r>
        <w:t>a reduction of</w:t>
      </w:r>
      <w:ins w:id="175" w:author="Steve Lay" w:date="2019-07-05T15:24:00Z">
        <w:r w:rsidR="00B9112A">
          <w:t xml:space="preserve"> approximately</w:t>
        </w:r>
      </w:ins>
      <w:r>
        <w:t xml:space="preserve"> 0.0</w:t>
      </w:r>
      <w:r w:rsidR="00174FEB">
        <w:t>5</w:t>
      </w:r>
      <w:del w:id="176" w:author="Steve Lay" w:date="2019-07-05T15:25:00Z">
        <w:r w:rsidR="00174FEB" w:rsidDel="00B9112A">
          <w:delText>2</w:delText>
        </w:r>
      </w:del>
      <w:r>
        <w:t xml:space="preserve"> </w:t>
      </w:r>
      <w:proofErr w:type="spellStart"/>
      <w:r w:rsidR="00125802">
        <w:t>V</w:t>
      </w:r>
      <w:r>
        <w:t>pu</w:t>
      </w:r>
      <w:proofErr w:type="spellEnd"/>
      <w:r>
        <w:t xml:space="preserve"> is needed</w:t>
      </w:r>
      <w:del w:id="177" w:author="Steve Lay" w:date="2019-07-05T15:25:00Z">
        <w:r w:rsidDel="00B9112A">
          <w:delText xml:space="preserve"> (which is almost 0.05 </w:delText>
        </w:r>
        <w:r w:rsidR="00125802" w:rsidDel="00B9112A">
          <w:delText>V</w:delText>
        </w:r>
        <w:r w:rsidDel="00B9112A">
          <w:delText>pu)</w:delText>
        </w:r>
      </w:del>
      <w:r>
        <w:t>. This reduction can be carried out in two ways:</w:t>
      </w:r>
    </w:p>
    <w:p w14:paraId="096685A5" w14:textId="4AF9676A" w:rsidR="00DB627F" w:rsidRDefault="00DB627F" w:rsidP="00345D07">
      <w:pPr>
        <w:pStyle w:val="ListParagraph"/>
        <w:numPr>
          <w:ilvl w:val="0"/>
          <w:numId w:val="37"/>
        </w:numPr>
      </w:pPr>
      <w:r>
        <w:t>The first one is by adjusting the DETC</w:t>
      </w:r>
      <w:r w:rsidR="00174FEB">
        <w:t xml:space="preserve"> settings</w:t>
      </w:r>
      <w:r>
        <w:t xml:space="preserve"> of the MPTs at 1.05 </w:t>
      </w:r>
      <w:r w:rsidR="00224E3D">
        <w:t xml:space="preserve">(+2 tap) </w:t>
      </w:r>
      <w:r>
        <w:t xml:space="preserve">which effectively reduces the voltage by 0.05 </w:t>
      </w:r>
      <w:proofErr w:type="spellStart"/>
      <w:r>
        <w:t>pu</w:t>
      </w:r>
      <w:proofErr w:type="spellEnd"/>
      <w:r>
        <w:t xml:space="preserve"> throughout the collector system</w:t>
      </w:r>
      <w:r w:rsidR="00E865E4">
        <w:t>.</w:t>
      </w:r>
    </w:p>
    <w:p w14:paraId="547FC82C" w14:textId="6E8E8B67" w:rsidR="00DB627F" w:rsidRDefault="00547AE4" w:rsidP="00345D07">
      <w:pPr>
        <w:pStyle w:val="ListParagraph"/>
        <w:numPr>
          <w:ilvl w:val="0"/>
          <w:numId w:val="37"/>
        </w:numPr>
      </w:pPr>
      <w:r>
        <w:t>The second one is by adjusting the DETC</w:t>
      </w:r>
      <w:r w:rsidR="00174FEB">
        <w:t xml:space="preserve"> settings</w:t>
      </w:r>
      <w:r>
        <w:t xml:space="preserve"> of the MPTs at 1.025 (+1 tap). The remaining 0.025 </w:t>
      </w:r>
      <w:proofErr w:type="spellStart"/>
      <w:r>
        <w:t>pu</w:t>
      </w:r>
      <w:proofErr w:type="spellEnd"/>
      <w:r>
        <w:t xml:space="preserve"> voltage reduction can be obtained by tapping some turbine transformers up one position (turns ratio 1.025 Vpu:1 </w:t>
      </w:r>
      <w:proofErr w:type="spellStart"/>
      <w:r>
        <w:t>Vpu</w:t>
      </w:r>
      <w:proofErr w:type="spellEnd"/>
      <w:r>
        <w:t>).</w:t>
      </w:r>
    </w:p>
    <w:p w14:paraId="525AB6D8" w14:textId="4CCD3C36" w:rsidR="00033A1B" w:rsidRDefault="00E865E4" w:rsidP="007174FD">
      <w:pPr>
        <w:pStyle w:val="ParagraphBody"/>
      </w:pPr>
      <w:r>
        <w:t>The main difference between</w:t>
      </w:r>
      <w:r w:rsidR="00F37E87">
        <w:t xml:space="preserve"> </w:t>
      </w:r>
      <w:r w:rsidR="00125802">
        <w:t>these two options</w:t>
      </w:r>
      <w:r>
        <w:t xml:space="preserve"> is that the first </w:t>
      </w:r>
      <w:r w:rsidR="00C63445">
        <w:t>option</w:t>
      </w:r>
      <w:r>
        <w:t xml:space="preserve"> affects a 0.05 </w:t>
      </w:r>
      <w:proofErr w:type="spellStart"/>
      <w:r w:rsidR="00B6460F">
        <w:t>V</w:t>
      </w:r>
      <w:r>
        <w:t>pu</w:t>
      </w:r>
      <w:proofErr w:type="spellEnd"/>
      <w:r>
        <w:t xml:space="preserve"> voltage drop throughout the collector system, while the second o</w:t>
      </w:r>
      <w:ins w:id="178" w:author="Michael Ebert" w:date="2019-06-27T10:48:00Z">
        <w:r w:rsidR="003F10A4">
          <w:t>ption</w:t>
        </w:r>
      </w:ins>
      <w:del w:id="179" w:author="Michael Ebert" w:date="2019-06-27T10:48:00Z">
        <w:r w:rsidDel="003F10A4">
          <w:delText>ne</w:delText>
        </w:r>
      </w:del>
      <w:r>
        <w:t xml:space="preserve"> affects a 0.05 </w:t>
      </w:r>
      <w:proofErr w:type="spellStart"/>
      <w:r w:rsidR="00B6460F">
        <w:t>V</w:t>
      </w:r>
      <w:r>
        <w:t>pu</w:t>
      </w:r>
      <w:proofErr w:type="spellEnd"/>
      <w:r>
        <w:t xml:space="preserve"> voltage drop only at the turbines that have high</w:t>
      </w:r>
      <w:r w:rsidR="00224E3D">
        <w:t xml:space="preserve">er than 1.1 </w:t>
      </w:r>
      <w:proofErr w:type="spellStart"/>
      <w:r w:rsidR="00B6460F">
        <w:t>V</w:t>
      </w:r>
      <w:r w:rsidR="00224E3D">
        <w:t>pu</w:t>
      </w:r>
      <w:proofErr w:type="spellEnd"/>
      <w:r w:rsidR="007174FD">
        <w:t xml:space="preserve"> voltage at their terminals. </w:t>
      </w:r>
      <w:r w:rsidR="007227EA">
        <w:t xml:space="preserve">Just because a reduction of 0.05 </w:t>
      </w:r>
      <w:proofErr w:type="spellStart"/>
      <w:r w:rsidR="007227EA">
        <w:t>Vpu</w:t>
      </w:r>
      <w:proofErr w:type="spellEnd"/>
      <w:r w:rsidR="007227EA">
        <w:t xml:space="preserve"> was accomplished using the DETCs of the MPTs does not mean that no more turbines will need to be tapped. </w:t>
      </w:r>
      <w:del w:id="180" w:author="Michael Ebert" w:date="2019-06-27T10:49:00Z">
        <w:r w:rsidR="007227EA" w:rsidDel="003F10A4">
          <w:delText>As a matter of fact, a</w:delText>
        </w:r>
      </w:del>
      <w:ins w:id="181" w:author="Michael Ebert" w:date="2019-06-27T10:49:00Z">
        <w:r w:rsidR="003F10A4">
          <w:t>A</w:t>
        </w:r>
      </w:ins>
      <w:r w:rsidR="007227EA">
        <w:t xml:space="preserve">n MPT DETC tap of 1.05 </w:t>
      </w:r>
      <w:proofErr w:type="spellStart"/>
      <w:r w:rsidR="007227EA">
        <w:t>Vpu</w:t>
      </w:r>
      <w:proofErr w:type="spellEnd"/>
      <w:r w:rsidR="007227EA">
        <w:t xml:space="preserve"> will cause some loss of </w:t>
      </w:r>
      <w:r w:rsidR="00125802">
        <w:t xml:space="preserve">reactive power </w:t>
      </w:r>
      <w:r w:rsidR="007227EA">
        <w:t xml:space="preserve">which </w:t>
      </w:r>
      <w:ins w:id="182" w:author="Michael Ebert" w:date="2019-06-27T10:49:00Z">
        <w:r w:rsidR="003F10A4">
          <w:t xml:space="preserve">will </w:t>
        </w:r>
      </w:ins>
      <w:r w:rsidR="007227EA">
        <w:t xml:space="preserve">need to be compensated either by more </w:t>
      </w:r>
      <w:r w:rsidR="00EE1E1A">
        <w:t>cap banks</w:t>
      </w:r>
      <w:r w:rsidR="007227EA">
        <w:t xml:space="preserve"> or more turbine </w:t>
      </w:r>
      <w:r w:rsidR="00125802">
        <w:t>reactive power</w:t>
      </w:r>
      <w:r w:rsidR="007227EA">
        <w:t xml:space="preserve">. In </w:t>
      </w:r>
      <w:ins w:id="183" w:author="Michael Ebert" w:date="2019-06-27T10:50:00Z">
        <w:r w:rsidR="003F10A4">
          <w:t>either</w:t>
        </w:r>
      </w:ins>
      <w:del w:id="184" w:author="Michael Ebert" w:date="2019-06-27T10:50:00Z">
        <w:r w:rsidR="007227EA" w:rsidDel="003F10A4">
          <w:delText>any</w:delText>
        </w:r>
      </w:del>
      <w:r w:rsidR="007227EA">
        <w:t xml:space="preserve"> of the two cases, th</w:t>
      </w:r>
      <w:ins w:id="185" w:author="Michael Ebert" w:date="2019-06-27T10:50:00Z">
        <w:r w:rsidR="003F10A4">
          <w:t>is</w:t>
        </w:r>
      </w:ins>
      <w:del w:id="186" w:author="Michael Ebert" w:date="2019-06-27T10:50:00Z">
        <w:r w:rsidR="007227EA" w:rsidDel="003F10A4">
          <w:delText>ose</w:delText>
        </w:r>
      </w:del>
      <w:r w:rsidR="007227EA">
        <w:t xml:space="preserve"> additional </w:t>
      </w:r>
      <w:r w:rsidR="00125802">
        <w:t xml:space="preserve">reactive power </w:t>
      </w:r>
      <w:r w:rsidR="007227EA">
        <w:t xml:space="preserve">may cause the voltage to be above the constraints </w:t>
      </w:r>
      <w:ins w:id="187" w:author="Michael Ebert" w:date="2019-06-27T10:50:00Z">
        <w:r w:rsidR="003F10A4">
          <w:t xml:space="preserve">outlined </w:t>
        </w:r>
      </w:ins>
      <w:r w:rsidR="007227EA">
        <w:t xml:space="preserve">in </w:t>
      </w:r>
      <w:r w:rsidR="00125802">
        <w:t>S</w:t>
      </w:r>
      <w:r w:rsidR="007227EA">
        <w:t xml:space="preserve">ection </w:t>
      </w:r>
      <w:r w:rsidR="007227EA">
        <w:fldChar w:fldCharType="begin"/>
      </w:r>
      <w:r w:rsidR="007227EA">
        <w:instrText xml:space="preserve"> REF _Ref2585119 \w \h </w:instrText>
      </w:r>
      <w:r w:rsidR="007227EA">
        <w:fldChar w:fldCharType="separate"/>
      </w:r>
      <w:r w:rsidR="004C4C74">
        <w:rPr>
          <w:cs/>
        </w:rPr>
        <w:t>‎</w:t>
      </w:r>
      <w:r w:rsidR="004C4C74">
        <w:t>2</w:t>
      </w:r>
      <w:r w:rsidR="007227EA">
        <w:fldChar w:fldCharType="end"/>
      </w:r>
      <w:r w:rsidR="007227EA">
        <w:t xml:space="preserve">. This </w:t>
      </w:r>
      <w:r w:rsidR="00915D3D">
        <w:t xml:space="preserve">is </w:t>
      </w:r>
      <w:r w:rsidR="007227EA">
        <w:t>explained in more detailed below</w:t>
      </w:r>
      <w:r w:rsidR="007811D0">
        <w:t xml:space="preserve"> in terms of adjusting the MPT DETC settings at 1.025 </w:t>
      </w:r>
      <w:proofErr w:type="spellStart"/>
      <w:r w:rsidR="007811D0">
        <w:t>Vpu</w:t>
      </w:r>
      <w:proofErr w:type="spellEnd"/>
      <w:r w:rsidR="00DF0C94">
        <w:t>.</w:t>
      </w:r>
    </w:p>
    <w:p w14:paraId="2890A52D" w14:textId="117FE667" w:rsidR="00125802" w:rsidRDefault="00224E3D" w:rsidP="00DF0C94">
      <w:pPr>
        <w:pStyle w:val="ParagraphBody"/>
      </w:pPr>
      <w:del w:id="188" w:author="Michael Ebert" w:date="2019-06-27T10:51:00Z">
        <w:r w:rsidDel="000C74CE">
          <w:delText>Specifically, t</w:delText>
        </w:r>
      </w:del>
      <w:ins w:id="189" w:author="Michael Ebert" w:date="2019-06-27T10:51:00Z">
        <w:r w:rsidR="000C74CE">
          <w:t>T</w:t>
        </w:r>
      </w:ins>
      <w:r w:rsidR="007174FD">
        <w:t xml:space="preserve">he turbines that will </w:t>
      </w:r>
      <w:r w:rsidR="00237566">
        <w:t xml:space="preserve">be </w:t>
      </w:r>
      <w:r w:rsidR="007174FD">
        <w:t xml:space="preserve">affected in the second </w:t>
      </w:r>
      <w:r w:rsidR="00C63445">
        <w:t>option</w:t>
      </w:r>
      <w:r w:rsidR="004D2547">
        <w:t xml:space="preserve"> of setting the DETCs</w:t>
      </w:r>
      <w:r w:rsidR="007174FD">
        <w:t xml:space="preserve"> </w:t>
      </w:r>
      <w:r w:rsidR="004D2547">
        <w:t>are</w:t>
      </w:r>
      <w:r w:rsidR="007174FD">
        <w:t xml:space="preserve"> the ones that have higher</w:t>
      </w:r>
      <w:r w:rsidR="00E865E4">
        <w:t xml:space="preserve"> than 1.</w:t>
      </w:r>
      <w:r w:rsidR="00634440">
        <w:t>1</w:t>
      </w:r>
      <w:r w:rsidR="007174FD">
        <w:t>25</w:t>
      </w:r>
      <w:r w:rsidR="00E865E4">
        <w:t xml:space="preserve"> </w:t>
      </w:r>
      <w:proofErr w:type="spellStart"/>
      <w:r w:rsidR="00235721">
        <w:t>Vpu</w:t>
      </w:r>
      <w:proofErr w:type="spellEnd"/>
      <w:r w:rsidR="00125802">
        <w:t xml:space="preserve"> </w:t>
      </w:r>
      <w:r w:rsidR="00E865E4">
        <w:t>voltage at their terminal</w:t>
      </w:r>
      <w:r w:rsidR="004D2547">
        <w:t>s</w:t>
      </w:r>
      <w:r w:rsidR="007174FD">
        <w:t xml:space="preserve"> after adjusting the MPT DETC </w:t>
      </w:r>
      <w:ins w:id="190" w:author="Michael Ebert" w:date="2019-06-27T10:52:00Z">
        <w:r w:rsidR="000C74CE">
          <w:t>to</w:t>
        </w:r>
      </w:ins>
      <w:del w:id="191" w:author="Michael Ebert" w:date="2019-06-27T10:52:00Z">
        <w:r w:rsidR="007174FD" w:rsidDel="000C74CE">
          <w:delText>at</w:delText>
        </w:r>
      </w:del>
      <w:r w:rsidR="007174FD">
        <w:t xml:space="preserve"> 1.025</w:t>
      </w:r>
      <w:r w:rsidR="00E865E4">
        <w:t xml:space="preserve">. </w:t>
      </w:r>
      <w:del w:id="192" w:author="Michael Ebert" w:date="2019-06-27T10:52:00Z">
        <w:r w:rsidR="004D2547" w:rsidDel="000C74CE">
          <w:delText>I</w:delText>
        </w:r>
        <w:r w:rsidR="007174FD" w:rsidDel="000C74CE">
          <w:delText>n other words,</w:delText>
        </w:r>
      </w:del>
      <w:r w:rsidR="007174FD">
        <w:t xml:space="preserve"> </w:t>
      </w:r>
      <w:proofErr w:type="gramStart"/>
      <w:ins w:id="193" w:author="Michael Ebert" w:date="2019-06-27T10:52:00Z">
        <w:r w:rsidR="000C74CE">
          <w:t>Thus</w:t>
        </w:r>
        <w:proofErr w:type="gramEnd"/>
        <w:r w:rsidR="000C74CE">
          <w:t xml:space="preserve"> </w:t>
        </w:r>
      </w:ins>
      <w:r w:rsidR="007174FD">
        <w:t xml:space="preserve">the MPTs will be tapped at 1.025 in the second </w:t>
      </w:r>
      <w:r w:rsidR="00C63445">
        <w:t>option</w:t>
      </w:r>
      <w:r w:rsidR="00033A1B">
        <w:t>,</w:t>
      </w:r>
      <w:r w:rsidR="007174FD">
        <w:t xml:space="preserve"> then a power flow solution will be used to determine what turbines have higher than 1.</w:t>
      </w:r>
      <w:r w:rsidR="000E1F07">
        <w:t>1</w:t>
      </w:r>
      <w:r w:rsidR="007174FD">
        <w:t xml:space="preserve">25 </w:t>
      </w:r>
      <w:proofErr w:type="spellStart"/>
      <w:r w:rsidR="00235721">
        <w:t>V</w:t>
      </w:r>
      <w:r w:rsidR="007174FD">
        <w:t>pu</w:t>
      </w:r>
      <w:proofErr w:type="spellEnd"/>
      <w:r w:rsidR="007174FD">
        <w:t xml:space="preserve"> voltage at their terminals. The turbines that have higher than 1.</w:t>
      </w:r>
      <w:r w:rsidR="004D2547">
        <w:t>1</w:t>
      </w:r>
      <w:r w:rsidR="007174FD">
        <w:t xml:space="preserve">25 </w:t>
      </w:r>
      <w:proofErr w:type="spellStart"/>
      <w:r w:rsidR="00321093">
        <w:t>V</w:t>
      </w:r>
      <w:r w:rsidR="007174FD">
        <w:t>pu</w:t>
      </w:r>
      <w:proofErr w:type="spellEnd"/>
      <w:r w:rsidR="007174FD">
        <w:t xml:space="preserve"> voltage at their terminals will be short listed for turbine transformer tapping. </w:t>
      </w:r>
      <w:del w:id="194" w:author="Michael Ebert" w:date="2019-06-27T10:53:00Z">
        <w:r w:rsidR="00033A1B" w:rsidDel="000C74CE">
          <w:delText>Just because a</w:delText>
        </w:r>
      </w:del>
      <w:ins w:id="195" w:author="Michael Ebert" w:date="2019-06-27T10:53:00Z">
        <w:r w:rsidR="000C74CE">
          <w:t>A</w:t>
        </w:r>
      </w:ins>
      <w:r w:rsidR="00033A1B">
        <w:t xml:space="preserve"> turbine</w:t>
      </w:r>
      <w:ins w:id="196" w:author="Michael Ebert" w:date="2019-06-27T10:53:00Z">
        <w:r w:rsidR="000C74CE">
          <w:t xml:space="preserve"> that</w:t>
        </w:r>
      </w:ins>
      <w:r w:rsidR="00033A1B">
        <w:t xml:space="preserve"> is short listed to have its transformer tapped does not necessarily mean that its transformer will be tappe</w:t>
      </w:r>
      <w:r>
        <w:t>d</w:t>
      </w:r>
      <w:ins w:id="197" w:author="Michael Ebert" w:date="2019-06-27T10:54:00Z">
        <w:r w:rsidR="000C74CE">
          <w:t>,</w:t>
        </w:r>
      </w:ins>
      <w:del w:id="198" w:author="Michael Ebert" w:date="2019-06-27T10:54:00Z">
        <w:r w:rsidDel="000C74CE">
          <w:delText xml:space="preserve"> anyway</w:delText>
        </w:r>
      </w:del>
      <w:r>
        <w:t xml:space="preserve"> as</w:t>
      </w:r>
      <w:r w:rsidR="004D2547">
        <w:t xml:space="preserve"> </w:t>
      </w:r>
      <w:r>
        <w:t>it could be the case that adjusting the tap of one turbine</w:t>
      </w:r>
      <w:ins w:id="199" w:author="Michael Ebert" w:date="2019-06-27T10:54:00Z">
        <w:r w:rsidR="000C74CE">
          <w:t xml:space="preserve"> could</w:t>
        </w:r>
      </w:ins>
      <w:r>
        <w:t xml:space="preserve"> affect</w:t>
      </w:r>
      <w:del w:id="200" w:author="Michael Ebert" w:date="2019-06-27T10:54:00Z">
        <w:r w:rsidDel="000C74CE">
          <w:delText>s</w:delText>
        </w:r>
      </w:del>
      <w:r>
        <w:t xml:space="preserve"> the voltage at a nearby turbine. </w:t>
      </w:r>
      <w:r w:rsidR="004D2547">
        <w:t xml:space="preserve">This will depend on </w:t>
      </w:r>
      <w:ins w:id="201" w:author="Michael Ebert" w:date="2019-06-27T10:55:00Z">
        <w:r w:rsidR="000C74CE">
          <w:t>what will be done next</w:t>
        </w:r>
      </w:ins>
      <w:del w:id="202" w:author="Michael Ebert" w:date="2019-06-27T10:55:00Z">
        <w:r w:rsidR="004D2547" w:rsidDel="000C74CE">
          <w:delText>the next steps</w:delText>
        </w:r>
      </w:del>
      <w:r w:rsidR="004D2547">
        <w:t>.</w:t>
      </w:r>
    </w:p>
    <w:p w14:paraId="521F154B" w14:textId="79B7119B" w:rsidR="00E865E4" w:rsidRDefault="00033A1B" w:rsidP="00DF0C94">
      <w:pPr>
        <w:pStyle w:val="ParagraphBody"/>
      </w:pPr>
      <w:r>
        <w:t xml:space="preserve">The turbines that are short listed are sorted in a descending order such that the turbine that </w:t>
      </w:r>
      <w:r w:rsidR="000E1F07">
        <w:t>has</w:t>
      </w:r>
      <w:r>
        <w:t xml:space="preserve"> the highest </w:t>
      </w:r>
      <w:ins w:id="203" w:author="Michael Ebert" w:date="2019-06-27T10:55:00Z">
        <w:r w:rsidR="000C74CE">
          <w:t xml:space="preserve">over </w:t>
        </w:r>
      </w:ins>
      <w:r>
        <w:t xml:space="preserve">voltage </w:t>
      </w:r>
      <w:r w:rsidR="000E1F07">
        <w:t>is</w:t>
      </w:r>
      <w:r>
        <w:t xml:space="preserve"> tapped first. Optimum DETC settings </w:t>
      </w:r>
      <w:del w:id="204" w:author="Michael Ebert" w:date="2019-06-27T10:55:00Z">
        <w:r w:rsidDel="000C74CE">
          <w:delText>is</w:delText>
        </w:r>
      </w:del>
      <w:ins w:id="205" w:author="Michael Ebert" w:date="2019-06-27T10:55:00Z">
        <w:r w:rsidR="000C74CE">
          <w:t>are</w:t>
        </w:r>
      </w:ins>
      <w:r>
        <w:t xml:space="preserve"> reached by tapping the turbine </w:t>
      </w:r>
      <w:r w:rsidR="000E1F07">
        <w:t>transformers</w:t>
      </w:r>
      <w:r>
        <w:t xml:space="preserve"> one at a time. This means that the turbine that has the highest voltage is tapped first, the </w:t>
      </w:r>
      <w:r w:rsidR="000E1F07">
        <w:t>power flow</w:t>
      </w:r>
      <w:r>
        <w:t xml:space="preserve"> is re</w:t>
      </w:r>
      <w:r w:rsidR="000E1F07">
        <w:t>-</w:t>
      </w:r>
      <w:r>
        <w:t xml:space="preserve">solved, more </w:t>
      </w:r>
      <w:r w:rsidR="00EE1E1A">
        <w:t>cap banks</w:t>
      </w:r>
      <w:r w:rsidR="00D22787">
        <w:t xml:space="preserve"> </w:t>
      </w:r>
      <w:r>
        <w:t xml:space="preserve">are added to meet the 0.95 PF requirement, the power flow is re-solved, the turbine with the highest </w:t>
      </w:r>
      <w:r>
        <w:lastRenderedPageBreak/>
        <w:t xml:space="preserve">voltage is tapped, the </w:t>
      </w:r>
      <w:r w:rsidR="000E1F07">
        <w:t>power flow</w:t>
      </w:r>
      <w:r>
        <w:t xml:space="preserve"> is re-solved, more </w:t>
      </w:r>
      <w:r w:rsidR="00EE1E1A">
        <w:t>cap banks</w:t>
      </w:r>
      <w:r w:rsidR="00D22787">
        <w:t xml:space="preserve"> </w:t>
      </w:r>
      <w:r>
        <w:t xml:space="preserve">are added, the system is re-solved, the turbine that has the highest voltage is tapped, and the process continues </w:t>
      </w:r>
      <w:r w:rsidR="005329F3">
        <w:t xml:space="preserve">while observing the constraints in </w:t>
      </w:r>
      <w:r w:rsidR="00125802">
        <w:t>S</w:t>
      </w:r>
      <w:r w:rsidR="005329F3">
        <w:t xml:space="preserve">ection </w:t>
      </w:r>
      <w:r w:rsidR="005329F3">
        <w:fldChar w:fldCharType="begin"/>
      </w:r>
      <w:r w:rsidR="005329F3">
        <w:instrText xml:space="preserve"> REF _Ref2585119 \w \h </w:instrText>
      </w:r>
      <w:r w:rsidR="005329F3">
        <w:fldChar w:fldCharType="separate"/>
      </w:r>
      <w:r w:rsidR="004C4C74">
        <w:rPr>
          <w:cs/>
        </w:rPr>
        <w:t>‎</w:t>
      </w:r>
      <w:r w:rsidR="004C4C74">
        <w:t>2</w:t>
      </w:r>
      <w:r w:rsidR="005329F3">
        <w:fldChar w:fldCharType="end"/>
      </w:r>
      <w:r w:rsidR="005329F3">
        <w:t xml:space="preserve"> </w:t>
      </w:r>
      <w:r>
        <w:t xml:space="preserve">until </w:t>
      </w:r>
      <w:r w:rsidR="005348CE">
        <w:t>there is no need to tap more turbine transformers</w:t>
      </w:r>
      <w:r w:rsidR="000C312A">
        <w:t xml:space="preserve"> and the PF is met at the POI</w:t>
      </w:r>
      <w:r>
        <w:t>.</w:t>
      </w:r>
      <w:r w:rsidR="000E1F07">
        <w:t xml:space="preserve"> </w:t>
      </w:r>
      <w:r w:rsidR="00917D23">
        <w:t>The process is summarized in</w:t>
      </w:r>
      <w:r w:rsidR="00FE00C3">
        <w:t xml:space="preserve"> </w:t>
      </w:r>
      <w:r w:rsidR="00FE00C3">
        <w:fldChar w:fldCharType="begin"/>
      </w:r>
      <w:r w:rsidR="00FE00C3">
        <w:instrText xml:space="preserve"> REF _Ref531336000 \h </w:instrText>
      </w:r>
      <w:r w:rsidR="00FE00C3">
        <w:fldChar w:fldCharType="separate"/>
      </w:r>
      <w:r w:rsidR="004C4C74">
        <w:t xml:space="preserve">Figure </w:t>
      </w:r>
      <w:r w:rsidR="004C4C74">
        <w:rPr>
          <w:noProof/>
        </w:rPr>
        <w:t>1</w:t>
      </w:r>
      <w:r w:rsidR="00FE00C3">
        <w:fldChar w:fldCharType="end"/>
      </w:r>
      <w:r w:rsidR="00917D23">
        <w:t xml:space="preserve">. </w:t>
      </w:r>
      <w:r w:rsidR="007174FD">
        <w:t>After the</w:t>
      </w:r>
      <w:r w:rsidR="00A26089">
        <w:t xml:space="preserve"> tap</w:t>
      </w:r>
      <w:r w:rsidR="007174FD">
        <w:t xml:space="preserve"> setting</w:t>
      </w:r>
      <w:r w:rsidR="00A26089">
        <w:t xml:space="preserve">s </w:t>
      </w:r>
      <w:r w:rsidR="007174FD">
        <w:t xml:space="preserve">of all DETCs are </w:t>
      </w:r>
      <w:r w:rsidR="004D2547">
        <w:t>finalized</w:t>
      </w:r>
      <w:r w:rsidR="007174FD">
        <w:t>, th</w:t>
      </w:r>
      <w:r w:rsidR="00A26089">
        <w:t>ose tap</w:t>
      </w:r>
      <w:r w:rsidR="007174FD">
        <w:t xml:space="preserve"> settings are used for all power flow cases to produce the reactive power </w:t>
      </w:r>
      <w:r w:rsidR="00A26089">
        <w:t>capability</w:t>
      </w:r>
      <w:r w:rsidR="007174FD">
        <w:t xml:space="preserve"> of the project at the POI</w:t>
      </w:r>
      <w:r w:rsidR="00224E3D">
        <w:t xml:space="preserve"> in </w:t>
      </w:r>
      <w:r w:rsidR="00125802">
        <w:t>S</w:t>
      </w:r>
      <w:r w:rsidR="00224E3D">
        <w:t xml:space="preserve">ection </w:t>
      </w:r>
      <w:r w:rsidR="00224E3D">
        <w:fldChar w:fldCharType="begin"/>
      </w:r>
      <w:r w:rsidR="00224E3D">
        <w:instrText xml:space="preserve"> REF _Ref531333248 \w \h </w:instrText>
      </w:r>
      <w:r w:rsidR="00224E3D">
        <w:fldChar w:fldCharType="separate"/>
      </w:r>
      <w:r w:rsidR="004C4C74">
        <w:rPr>
          <w:cs/>
        </w:rPr>
        <w:t>‎</w:t>
      </w:r>
      <w:r w:rsidR="004C4C74">
        <w:t>4</w:t>
      </w:r>
      <w:r w:rsidR="00224E3D">
        <w:fldChar w:fldCharType="end"/>
      </w:r>
      <w:r w:rsidR="007174FD">
        <w:t xml:space="preserve">. </w:t>
      </w:r>
      <w:ins w:id="206" w:author="Michael Ebert" w:date="2019-06-27T10:57:00Z">
        <w:r w:rsidR="008621B0">
          <w:t>MENG</w:t>
        </w:r>
      </w:ins>
      <w:del w:id="207" w:author="Michael Ebert" w:date="2019-06-27T10:57:00Z">
        <w:r w:rsidR="00D22787" w:rsidDel="008621B0">
          <w:delText>We</w:delText>
        </w:r>
      </w:del>
      <w:r w:rsidR="00D22787">
        <w:t xml:space="preserve"> ke</w:t>
      </w:r>
      <w:del w:id="208" w:author="Michael Ebert" w:date="2019-06-27T10:57:00Z">
        <w:r w:rsidR="00D22787" w:rsidDel="008621B0">
          <w:delText>e</w:delText>
        </w:r>
      </w:del>
      <w:r w:rsidR="00D22787">
        <w:t>p</w:t>
      </w:r>
      <w:ins w:id="209" w:author="Michael Ebert" w:date="2019-06-27T10:57:00Z">
        <w:r w:rsidR="008621B0">
          <w:t>t</w:t>
        </w:r>
      </w:ins>
      <w:r w:rsidR="00D22787">
        <w:t xml:space="preserve"> track of the turbines that were tapped to make sure that they are not different than the one</w:t>
      </w:r>
      <w:ins w:id="210" w:author="Michael Ebert" w:date="2019-06-27T10:57:00Z">
        <w:r w:rsidR="008621B0">
          <w:t>s</w:t>
        </w:r>
      </w:ins>
      <w:r w:rsidR="00D22787">
        <w:t xml:space="preserve"> that were previously short listed. </w:t>
      </w:r>
      <w:r w:rsidR="00DB6053">
        <w:t xml:space="preserve">The </w:t>
      </w:r>
      <w:r w:rsidR="00D22787">
        <w:t xml:space="preserve">MENG analysis showed that </w:t>
      </w:r>
      <w:r w:rsidR="00AC0FC1">
        <w:t>sixty-two</w:t>
      </w:r>
      <w:r w:rsidR="00D22787">
        <w:t xml:space="preserve"> (</w:t>
      </w:r>
      <w:r w:rsidR="00AC0FC1">
        <w:t>62</w:t>
      </w:r>
      <w:r w:rsidR="00D22787">
        <w:t xml:space="preserve">) </w:t>
      </w:r>
      <w:r w:rsidR="00AC0FC1">
        <w:t>Vestas 4.3</w:t>
      </w:r>
      <w:ins w:id="211" w:author="Steve Lay" w:date="2019-07-05T15:28:00Z">
        <w:r w:rsidR="00D7730B">
          <w:t xml:space="preserve"> MW</w:t>
        </w:r>
      </w:ins>
      <w:r w:rsidR="00AC0FC1">
        <w:t xml:space="preserve"> </w:t>
      </w:r>
      <w:r w:rsidR="00237566">
        <w:t xml:space="preserve">turbines </w:t>
      </w:r>
      <w:r w:rsidR="00D22787">
        <w:t>need to have their turbine tran</w:t>
      </w:r>
      <w:r w:rsidR="00A31B18">
        <w:t>sformers tapped at 1.025</w:t>
      </w:r>
      <w:ins w:id="212" w:author="Steve Lay" w:date="2019-07-05T15:28:00Z">
        <w:r w:rsidR="00D7730B">
          <w:t xml:space="preserve"> </w:t>
        </w:r>
        <w:proofErr w:type="spellStart"/>
        <w:r w:rsidR="00D7730B">
          <w:t>Vpu</w:t>
        </w:r>
      </w:ins>
      <w:proofErr w:type="spellEnd"/>
      <w:r w:rsidR="00224E3D">
        <w:t xml:space="preserve"> (+1 tap)</w:t>
      </w:r>
      <w:r w:rsidR="008867B2">
        <w:t>, three (3) Vestas 4.3</w:t>
      </w:r>
      <w:ins w:id="213" w:author="Steve Lay" w:date="2019-07-05T15:28:00Z">
        <w:r w:rsidR="00D7730B">
          <w:t xml:space="preserve"> MW</w:t>
        </w:r>
      </w:ins>
      <w:r w:rsidR="008867B2">
        <w:t xml:space="preserve"> turbines need to have their turbine transformers tapped at 1.05 (+2 tap), while all other Vestas 2.0</w:t>
      </w:r>
      <w:ins w:id="214" w:author="Steve Lay" w:date="2019-07-05T15:28:00Z">
        <w:r w:rsidR="00D7730B">
          <w:t xml:space="preserve"> MW turbines</w:t>
        </w:r>
      </w:ins>
      <w:r w:rsidR="008867B2">
        <w:t xml:space="preserve"> need to have their turbine transformers tapped at 1.0</w:t>
      </w:r>
      <w:ins w:id="215" w:author="Steve Lay" w:date="2019-07-05T15:28:00Z">
        <w:r w:rsidR="00D7730B">
          <w:t xml:space="preserve"> </w:t>
        </w:r>
        <w:proofErr w:type="spellStart"/>
        <w:r w:rsidR="00D7730B">
          <w:t>Vpu</w:t>
        </w:r>
      </w:ins>
      <w:proofErr w:type="spellEnd"/>
      <w:r w:rsidR="008867B2">
        <w:t xml:space="preserve"> (</w:t>
      </w:r>
      <w:ins w:id="216" w:author="Steve Lay" w:date="2019-07-05T15:28:00Z">
        <w:r w:rsidR="00D7730B">
          <w:t>nominal</w:t>
        </w:r>
      </w:ins>
      <w:del w:id="217" w:author="Steve Lay" w:date="2019-07-05T15:28:00Z">
        <w:r w:rsidR="008867B2" w:rsidDel="00D7730B">
          <w:delText>0</w:delText>
        </w:r>
      </w:del>
      <w:r w:rsidR="008867B2">
        <w:t xml:space="preserve"> tap)</w:t>
      </w:r>
      <w:r w:rsidR="00A31B18">
        <w:t xml:space="preserve">. </w:t>
      </w:r>
      <w:r w:rsidR="00A31B18">
        <w:fldChar w:fldCharType="begin"/>
      </w:r>
      <w:r w:rsidR="00A31B18">
        <w:instrText xml:space="preserve"> REF _Ref522891917 \h  \* MERGEFORMAT </w:instrText>
      </w:r>
      <w:r w:rsidR="00A31B18">
        <w:fldChar w:fldCharType="separate"/>
      </w:r>
      <w:r w:rsidR="004C4C74" w:rsidRPr="006C6F34">
        <w:t xml:space="preserve">Table </w:t>
      </w:r>
      <w:r w:rsidR="004C4C74">
        <w:t>1</w:t>
      </w:r>
      <w:r w:rsidR="00A31B18">
        <w:fldChar w:fldCharType="end"/>
      </w:r>
      <w:r w:rsidR="00A31B18">
        <w:t xml:space="preserve"> </w:t>
      </w:r>
      <w:r w:rsidR="00DF0C94">
        <w:t>summarizes DETC tap positions.</w:t>
      </w:r>
    </w:p>
    <w:p w14:paraId="0C466CB4" w14:textId="1F3FE42A" w:rsidR="007227EA" w:rsidDel="00D7730B" w:rsidRDefault="00D7730B" w:rsidP="007227EA">
      <w:pPr>
        <w:pStyle w:val="ParagraphBody"/>
        <w:rPr>
          <w:del w:id="218" w:author="Steve Lay" w:date="2019-07-05T15:29:00Z"/>
        </w:rPr>
      </w:pPr>
      <w:ins w:id="219" w:author="Steve Lay" w:date="2019-07-05T15:29:00Z">
        <w:r>
          <w:t xml:space="preserve">It was found that tapping the MPTs at 1.05 </w:t>
        </w:r>
        <w:proofErr w:type="spellStart"/>
        <w:r>
          <w:t>Vpu</w:t>
        </w:r>
        <w:proofErr w:type="spellEnd"/>
        <w:r>
          <w:t xml:space="preserve"> increased the capacitor bank requirements, therefore the design recommendation is to tap the MPTs at 1.025 </w:t>
        </w:r>
        <w:proofErr w:type="spellStart"/>
        <w:r>
          <w:t>Vpu</w:t>
        </w:r>
        <w:proofErr w:type="spellEnd"/>
        <w:r>
          <w:t xml:space="preserve">. </w:t>
        </w:r>
      </w:ins>
      <w:del w:id="220" w:author="Steve Lay" w:date="2019-07-05T15:29:00Z">
        <w:r w:rsidR="007227EA" w:rsidRPr="007227EA" w:rsidDel="00D7730B">
          <w:delText xml:space="preserve">We chose to </w:delText>
        </w:r>
        <w:r w:rsidR="00566F0C" w:rsidDel="00D7730B">
          <w:delText>ignore tapping the MPTs at 1.05</w:delText>
        </w:r>
        <w:r w:rsidR="007227EA" w:rsidRPr="007227EA" w:rsidDel="00D7730B">
          <w:delText xml:space="preserve"> Vpu as </w:delText>
        </w:r>
        <w:r w:rsidR="007227EA" w:rsidDel="00D7730B">
          <w:delText xml:space="preserve">it </w:delText>
        </w:r>
        <w:r w:rsidR="007227EA" w:rsidRPr="007227EA" w:rsidDel="00D7730B">
          <w:delText xml:space="preserve">causes the project to require more </w:delText>
        </w:r>
        <w:r w:rsidR="00EE1E1A" w:rsidDel="00D7730B">
          <w:delText>cap banks</w:delText>
        </w:r>
        <w:r w:rsidR="007227EA" w:rsidRPr="007227EA" w:rsidDel="00D7730B">
          <w:delText xml:space="preserve"> to meet the PF requirement at the POI.</w:delText>
        </w:r>
      </w:del>
    </w:p>
    <w:p w14:paraId="11F19BCC" w14:textId="77777777" w:rsidR="00FE00C3" w:rsidRDefault="00917D23" w:rsidP="00FE00C3">
      <w:pPr>
        <w:keepNext/>
        <w:jc w:val="center"/>
      </w:pPr>
      <w:r>
        <w:rPr>
          <w:rFonts w:ascii="Arial" w:eastAsiaTheme="minorHAnsi" w:hAnsi="Arial" w:cs="Arial"/>
          <w:noProof/>
          <w:sz w:val="22"/>
          <w:szCs w:val="22"/>
          <w:lang w:val="en-US"/>
        </w:rPr>
        <w:drawing>
          <wp:inline distT="0" distB="0" distL="0" distR="0" wp14:anchorId="57E8B63C" wp14:editId="5E285590">
            <wp:extent cx="2762324" cy="2934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2.tif"/>
                    <pic:cNvPicPr/>
                  </pic:nvPicPr>
                  <pic:blipFill>
                    <a:blip r:embed="rId18">
                      <a:extLst>
                        <a:ext uri="{28A0092B-C50C-407E-A947-70E740481C1C}">
                          <a14:useLocalDpi xmlns:a14="http://schemas.microsoft.com/office/drawing/2010/main" val="0"/>
                        </a:ext>
                      </a:extLst>
                    </a:blip>
                    <a:stretch>
                      <a:fillRect/>
                    </a:stretch>
                  </pic:blipFill>
                  <pic:spPr>
                    <a:xfrm>
                      <a:off x="0" y="0"/>
                      <a:ext cx="2800528" cy="2975562"/>
                    </a:xfrm>
                    <a:prstGeom prst="rect">
                      <a:avLst/>
                    </a:prstGeom>
                  </pic:spPr>
                </pic:pic>
              </a:graphicData>
            </a:graphic>
          </wp:inline>
        </w:drawing>
      </w:r>
    </w:p>
    <w:p w14:paraId="7D1B515C" w14:textId="171ACD39" w:rsidR="00917D23" w:rsidRPr="00A31B18" w:rsidRDefault="00FE00C3" w:rsidP="00FE00C3">
      <w:pPr>
        <w:pStyle w:val="Caption"/>
        <w:rPr>
          <w:rFonts w:ascii="Arial" w:eastAsiaTheme="minorHAnsi" w:hAnsi="Arial" w:cs="Arial"/>
          <w:sz w:val="22"/>
          <w:szCs w:val="22"/>
          <w:lang w:val="en-US"/>
        </w:rPr>
      </w:pPr>
      <w:bookmarkStart w:id="221" w:name="_Ref531336000"/>
      <w:bookmarkStart w:id="222" w:name="_Toc12362479"/>
      <w:r>
        <w:t xml:space="preserve">Figure </w:t>
      </w:r>
      <w:r>
        <w:fldChar w:fldCharType="begin"/>
      </w:r>
      <w:r>
        <w:instrText xml:space="preserve"> SEQ Figure \* ARABIC </w:instrText>
      </w:r>
      <w:r>
        <w:fldChar w:fldCharType="separate"/>
      </w:r>
      <w:r w:rsidR="004C4C74">
        <w:rPr>
          <w:noProof/>
        </w:rPr>
        <w:t>1</w:t>
      </w:r>
      <w:r>
        <w:fldChar w:fldCharType="end"/>
      </w:r>
      <w:bookmarkEnd w:id="221"/>
      <w:r>
        <w:rPr>
          <w:lang w:val="en-US"/>
        </w:rPr>
        <w:t xml:space="preserve">. Iterative </w:t>
      </w:r>
      <w:r w:rsidR="00CA0A4A">
        <w:rPr>
          <w:lang w:val="en-US"/>
        </w:rPr>
        <w:t>Process to Obtain Optimum DETC P</w:t>
      </w:r>
      <w:r>
        <w:rPr>
          <w:lang w:val="en-US"/>
        </w:rPr>
        <w:t>ositions</w:t>
      </w:r>
      <w:bookmarkEnd w:id="222"/>
    </w:p>
    <w:p w14:paraId="30C15FF4" w14:textId="6A00CF5A" w:rsidR="0074427B" w:rsidRDefault="00B57A68" w:rsidP="00DF0C94">
      <w:pPr>
        <w:pStyle w:val="ParagraphBody"/>
      </w:pPr>
      <w:r>
        <w:t>T</w:t>
      </w:r>
      <w:r w:rsidR="00D22787">
        <w:t xml:space="preserve">he next step involves determining the size of the </w:t>
      </w:r>
      <w:r w:rsidR="00EE1E1A">
        <w:t>cap banks</w:t>
      </w:r>
      <w:r w:rsidR="00D22787">
        <w:t>. The voltage at the POI is</w:t>
      </w:r>
      <w:r w:rsidR="00224E3D">
        <w:t xml:space="preserve"> then</w:t>
      </w:r>
      <w:r w:rsidR="00D22787">
        <w:t xml:space="preserve"> scheduled at 0.95 </w:t>
      </w:r>
      <w:proofErr w:type="spellStart"/>
      <w:r w:rsidR="00125802">
        <w:t>V</w:t>
      </w:r>
      <w:r w:rsidR="00D22787">
        <w:t>pu</w:t>
      </w:r>
      <w:proofErr w:type="spellEnd"/>
      <w:r w:rsidR="00D22787">
        <w:t xml:space="preserve"> </w:t>
      </w:r>
      <w:r w:rsidR="00661E3F">
        <w:t>in the case</w:t>
      </w:r>
      <w:r w:rsidR="0086533A">
        <w:t xml:space="preserve"> with </w:t>
      </w:r>
      <w:r w:rsidR="00661E3F">
        <w:t xml:space="preserve">all DETCs </w:t>
      </w:r>
      <w:r w:rsidR="004D2547">
        <w:t>set per the previous paragraph</w:t>
      </w:r>
      <w:r w:rsidR="003F44AC">
        <w:t xml:space="preserve"> as given in </w:t>
      </w:r>
      <w:r w:rsidR="003F44AC">
        <w:fldChar w:fldCharType="begin"/>
      </w:r>
      <w:r w:rsidR="003F44AC">
        <w:instrText xml:space="preserve"> REF _Ref522891917 \h  \* MERGEFORMAT </w:instrText>
      </w:r>
      <w:r w:rsidR="003F44AC">
        <w:fldChar w:fldCharType="separate"/>
      </w:r>
      <w:r w:rsidR="004C4C74" w:rsidRPr="006C6F34">
        <w:t xml:space="preserve">Table </w:t>
      </w:r>
      <w:r w:rsidR="004C4C74">
        <w:t>1</w:t>
      </w:r>
      <w:r w:rsidR="003F44AC">
        <w:fldChar w:fldCharType="end"/>
      </w:r>
      <w:r w:rsidR="00661E3F">
        <w:t xml:space="preserve">. </w:t>
      </w:r>
      <w:r w:rsidR="0086533A">
        <w:t>C</w:t>
      </w:r>
      <w:r w:rsidR="00471892">
        <w:t>apacitor ba</w:t>
      </w:r>
      <w:r w:rsidR="00953AA2">
        <w:t>n</w:t>
      </w:r>
      <w:r w:rsidR="00471892">
        <w:t xml:space="preserve">ks are then </w:t>
      </w:r>
      <w:r w:rsidR="0086533A">
        <w:t>added</w:t>
      </w:r>
      <w:r w:rsidR="00471892">
        <w:t xml:space="preserve"> to meet the PF </w:t>
      </w:r>
      <w:r w:rsidR="00953AA2">
        <w:t>requirement</w:t>
      </w:r>
      <w:r w:rsidR="00471892">
        <w:t xml:space="preserve"> at the POI</w:t>
      </w:r>
      <w:r w:rsidR="00A31B18">
        <w:t xml:space="preserve"> with the turbines set to provide as much </w:t>
      </w:r>
      <w:r w:rsidR="00125802">
        <w:t xml:space="preserve">reactive power </w:t>
      </w:r>
      <w:r w:rsidR="00A31B18">
        <w:t>as possible</w:t>
      </w:r>
      <w:r w:rsidR="00224E3D">
        <w:t xml:space="preserve"> without violating the </w:t>
      </w:r>
      <w:r w:rsidR="007227EA">
        <w:t xml:space="preserve">constraints listed in </w:t>
      </w:r>
      <w:r w:rsidR="00E0375C">
        <w:t>S</w:t>
      </w:r>
      <w:r w:rsidR="007227EA">
        <w:t xml:space="preserve">ection </w:t>
      </w:r>
      <w:r w:rsidR="007227EA">
        <w:fldChar w:fldCharType="begin"/>
      </w:r>
      <w:r w:rsidR="007227EA">
        <w:instrText xml:space="preserve"> REF _Ref2585119 \w \h </w:instrText>
      </w:r>
      <w:r w:rsidR="007227EA">
        <w:fldChar w:fldCharType="separate"/>
      </w:r>
      <w:r w:rsidR="004C4C74">
        <w:rPr>
          <w:cs/>
        </w:rPr>
        <w:t>‎</w:t>
      </w:r>
      <w:r w:rsidR="004C4C74">
        <w:t>2</w:t>
      </w:r>
      <w:r w:rsidR="007227EA">
        <w:fldChar w:fldCharType="end"/>
      </w:r>
      <w:r w:rsidR="00471892">
        <w:t>.</w:t>
      </w:r>
      <w:r w:rsidR="0086533A">
        <w:t xml:space="preserve"> Half of a </w:t>
      </w:r>
      <w:r w:rsidR="00125802">
        <w:t xml:space="preserve">reactive power </w:t>
      </w:r>
      <w:r w:rsidR="0086533A">
        <w:t xml:space="preserve">(0.5 </w:t>
      </w:r>
      <w:proofErr w:type="spellStart"/>
      <w:r w:rsidR="0086533A">
        <w:t>MVAr</w:t>
      </w:r>
      <w:proofErr w:type="spellEnd"/>
      <w:r w:rsidR="0086533A">
        <w:t xml:space="preserve">) was added to each step of the </w:t>
      </w:r>
      <w:r w:rsidR="00EE1E1A">
        <w:t>cap banks</w:t>
      </w:r>
      <w:r w:rsidR="0086533A">
        <w:t xml:space="preserve"> as a safety margin</w:t>
      </w:r>
      <w:r w:rsidR="00DA77E0">
        <w:t xml:space="preserve"> if the reactive power at the POI was deemed too close to the limit</w:t>
      </w:r>
      <w:r w:rsidR="0086533A">
        <w:t>.</w:t>
      </w:r>
      <w:r w:rsidR="00471892">
        <w:t xml:space="preserve"> </w:t>
      </w:r>
      <w:r w:rsidR="004F2456">
        <w:fldChar w:fldCharType="begin"/>
      </w:r>
      <w:r w:rsidR="004F2456">
        <w:instrText xml:space="preserve"> REF _Ref522891917 \h  \* MERGEFORMAT </w:instrText>
      </w:r>
      <w:r w:rsidR="004F2456">
        <w:fldChar w:fldCharType="separate"/>
      </w:r>
      <w:r w:rsidR="004C4C74" w:rsidRPr="006C6F34">
        <w:t xml:space="preserve">Table </w:t>
      </w:r>
      <w:r w:rsidR="004C4C74">
        <w:t>1</w:t>
      </w:r>
      <w:r w:rsidR="004F2456">
        <w:fldChar w:fldCharType="end"/>
      </w:r>
      <w:r w:rsidR="00186D22">
        <w:t xml:space="preserve"> summarizes </w:t>
      </w:r>
      <w:r w:rsidR="00321093">
        <w:t>cap</w:t>
      </w:r>
      <w:r w:rsidR="004D2547">
        <w:t xml:space="preserve"> bank </w:t>
      </w:r>
      <w:r w:rsidR="00C00465">
        <w:t>requirements</w:t>
      </w:r>
      <w:r w:rsidR="001C57C2">
        <w:t xml:space="preserve">. </w:t>
      </w:r>
      <w:r w:rsidR="00270492">
        <w:t xml:space="preserve">Cap bank organization is given in </w:t>
      </w:r>
      <w:r w:rsidR="00125802">
        <w:t>S</w:t>
      </w:r>
      <w:r w:rsidR="00270492">
        <w:t xml:space="preserve">ection </w:t>
      </w:r>
      <w:r w:rsidR="00270492">
        <w:fldChar w:fldCharType="begin"/>
      </w:r>
      <w:r w:rsidR="00270492">
        <w:instrText xml:space="preserve"> REF _Ref531288611 \w \h </w:instrText>
      </w:r>
      <w:r w:rsidR="00270492">
        <w:fldChar w:fldCharType="separate"/>
      </w:r>
      <w:r w:rsidR="004C4C74">
        <w:rPr>
          <w:cs/>
        </w:rPr>
        <w:t>‎</w:t>
      </w:r>
      <w:r w:rsidR="004C4C74">
        <w:t>5</w:t>
      </w:r>
      <w:r w:rsidR="00270492">
        <w:fldChar w:fldCharType="end"/>
      </w:r>
      <w:r w:rsidR="00DF0C94">
        <w:t>.</w:t>
      </w:r>
    </w:p>
    <w:p w14:paraId="46DDA879" w14:textId="4094F1AA" w:rsidR="00C1114E" w:rsidRDefault="00C1114E" w:rsidP="00C1114E">
      <w:pPr>
        <w:rPr>
          <w:lang w:val="en-US"/>
        </w:rPr>
      </w:pPr>
    </w:p>
    <w:p w14:paraId="2D07DA14" w14:textId="21460A82" w:rsidR="00C1114E" w:rsidRDefault="00C1114E" w:rsidP="00C1114E">
      <w:pPr>
        <w:rPr>
          <w:lang w:val="en-US"/>
        </w:rPr>
      </w:pPr>
    </w:p>
    <w:p w14:paraId="170DDD85" w14:textId="09F7E4F4" w:rsidR="00C1114E" w:rsidRDefault="00C1114E" w:rsidP="00C1114E">
      <w:pPr>
        <w:rPr>
          <w:lang w:val="en-US"/>
        </w:rPr>
      </w:pPr>
    </w:p>
    <w:p w14:paraId="06170982" w14:textId="3CD481CA" w:rsidR="00C1114E" w:rsidRDefault="00C1114E" w:rsidP="00C1114E">
      <w:pPr>
        <w:rPr>
          <w:lang w:val="en-US"/>
        </w:rPr>
      </w:pPr>
    </w:p>
    <w:p w14:paraId="3F83F9C0" w14:textId="45110CA6" w:rsidR="00C1114E" w:rsidRDefault="00C1114E" w:rsidP="00C1114E">
      <w:pPr>
        <w:rPr>
          <w:lang w:val="en-US"/>
        </w:rPr>
      </w:pPr>
    </w:p>
    <w:p w14:paraId="3A1F043D" w14:textId="52F25A05" w:rsidR="00C1114E" w:rsidRDefault="00C1114E" w:rsidP="00C1114E">
      <w:pPr>
        <w:rPr>
          <w:lang w:val="en-US"/>
        </w:rPr>
      </w:pPr>
    </w:p>
    <w:p w14:paraId="3674650F" w14:textId="2A55B1DD" w:rsidR="00C1114E" w:rsidRDefault="00C1114E" w:rsidP="00C1114E">
      <w:pPr>
        <w:rPr>
          <w:lang w:val="en-US"/>
        </w:rPr>
      </w:pPr>
    </w:p>
    <w:p w14:paraId="349534B7" w14:textId="5B142A9E" w:rsidR="00C1114E" w:rsidRDefault="00C1114E" w:rsidP="00C1114E">
      <w:pPr>
        <w:rPr>
          <w:lang w:val="en-US"/>
        </w:rPr>
      </w:pPr>
    </w:p>
    <w:p w14:paraId="2FB3DCF2" w14:textId="222FF8D2" w:rsidR="00C1114E" w:rsidRDefault="00C1114E" w:rsidP="00C1114E">
      <w:pPr>
        <w:rPr>
          <w:lang w:val="en-US"/>
        </w:rPr>
      </w:pPr>
    </w:p>
    <w:p w14:paraId="25696004" w14:textId="5695371E" w:rsidR="00C1114E" w:rsidRDefault="00C1114E" w:rsidP="00C1114E">
      <w:pPr>
        <w:rPr>
          <w:lang w:val="en-US"/>
        </w:rPr>
      </w:pPr>
    </w:p>
    <w:p w14:paraId="3570668C" w14:textId="341ACADF" w:rsidR="00C1114E" w:rsidRDefault="00C1114E" w:rsidP="00C1114E">
      <w:pPr>
        <w:rPr>
          <w:lang w:val="en-US"/>
        </w:rPr>
      </w:pPr>
    </w:p>
    <w:p w14:paraId="02E5A7D4" w14:textId="3F642930" w:rsidR="00C1114E" w:rsidRDefault="00C1114E" w:rsidP="00C1114E">
      <w:pPr>
        <w:rPr>
          <w:lang w:val="en-US"/>
        </w:rPr>
      </w:pPr>
    </w:p>
    <w:p w14:paraId="008CE0A0" w14:textId="3791F77F" w:rsidR="00C1114E" w:rsidRDefault="00C1114E" w:rsidP="00C1114E">
      <w:pPr>
        <w:rPr>
          <w:lang w:val="en-US"/>
        </w:rPr>
      </w:pPr>
    </w:p>
    <w:p w14:paraId="75D0A4C4" w14:textId="77777777" w:rsidR="00C1114E" w:rsidRPr="00C1114E" w:rsidRDefault="00C1114E" w:rsidP="00C1114E">
      <w:pPr>
        <w:rPr>
          <w:lang w:val="en-US"/>
        </w:rPr>
      </w:pPr>
    </w:p>
    <w:p w14:paraId="7E42A782" w14:textId="0E7FD278" w:rsidR="0074427B" w:rsidRDefault="0074427B" w:rsidP="00307893">
      <w:pPr>
        <w:pStyle w:val="Caption"/>
      </w:pPr>
      <w:bookmarkStart w:id="223" w:name="_Ref522891917"/>
      <w:bookmarkStart w:id="224" w:name="_Toc12362483"/>
      <w:r w:rsidRPr="006C6F34">
        <w:t xml:space="preserve">Table </w:t>
      </w:r>
      <w:r w:rsidRPr="006C6F34">
        <w:fldChar w:fldCharType="begin"/>
      </w:r>
      <w:r w:rsidRPr="006C6F34">
        <w:instrText xml:space="preserve"> SEQ Table \* ARABIC </w:instrText>
      </w:r>
      <w:r w:rsidRPr="006C6F34">
        <w:fldChar w:fldCharType="separate"/>
      </w:r>
      <w:r w:rsidR="004C4C74">
        <w:rPr>
          <w:noProof/>
        </w:rPr>
        <w:t>1</w:t>
      </w:r>
      <w:r w:rsidRPr="006C6F34">
        <w:fldChar w:fldCharType="end"/>
      </w:r>
      <w:bookmarkEnd w:id="223"/>
      <w:r w:rsidRPr="006C6F34">
        <w:t xml:space="preserve">. </w:t>
      </w:r>
      <w:del w:id="225" w:author="Steve Lay" w:date="2019-07-05T15:33:00Z">
        <w:r w:rsidR="009D6244" w:rsidDel="00D7730B">
          <w:delText xml:space="preserve">Optimum </w:delText>
        </w:r>
      </w:del>
      <w:ins w:id="226" w:author="Steve Lay" w:date="2019-07-05T15:33:00Z">
        <w:r w:rsidR="00D7730B">
          <w:t>Required</w:t>
        </w:r>
        <w:r w:rsidR="00D7730B">
          <w:t xml:space="preserve"> </w:t>
        </w:r>
      </w:ins>
      <w:commentRangeStart w:id="227"/>
      <w:r w:rsidR="00237C08">
        <w:t>DETC Settings</w:t>
      </w:r>
      <w:bookmarkEnd w:id="224"/>
      <w:commentRangeEnd w:id="227"/>
      <w:r w:rsidR="00D7730B">
        <w:rPr>
          <w:rStyle w:val="CommentReference"/>
          <w:b w:val="0"/>
          <w:bCs w:val="0"/>
          <w:i w:val="0"/>
          <w:iCs w:val="0"/>
        </w:rPr>
        <w:commentReference w:id="227"/>
      </w:r>
    </w:p>
    <w:tbl>
      <w:tblPr>
        <w:tblStyle w:val="TableGrid"/>
        <w:tblW w:w="0" w:type="auto"/>
        <w:jc w:val="center"/>
        <w:tblLook w:val="04A0" w:firstRow="1" w:lastRow="0" w:firstColumn="1" w:lastColumn="0" w:noHBand="0" w:noVBand="1"/>
      </w:tblPr>
      <w:tblGrid>
        <w:gridCol w:w="976"/>
        <w:gridCol w:w="3100"/>
        <w:gridCol w:w="1871"/>
        <w:gridCol w:w="1826"/>
      </w:tblGrid>
      <w:tr w:rsidR="007811D0" w:rsidRPr="0074427B" w14:paraId="1A620786" w14:textId="6FABF620" w:rsidTr="00691942">
        <w:trPr>
          <w:trHeight w:val="288"/>
          <w:jc w:val="center"/>
        </w:trPr>
        <w:tc>
          <w:tcPr>
            <w:tcW w:w="0" w:type="auto"/>
            <w:vMerge w:val="restart"/>
            <w:shd w:val="clear" w:color="auto" w:fill="5B9BD5" w:themeFill="accent1"/>
            <w:noWrap/>
            <w:vAlign w:val="center"/>
          </w:tcPr>
          <w:p w14:paraId="4E66613A" w14:textId="7E8F77A5" w:rsidR="007811D0" w:rsidRPr="0074427B" w:rsidRDefault="007811D0" w:rsidP="0074427B">
            <w:pPr>
              <w:jc w:val="center"/>
              <w:rPr>
                <w:sz w:val="18"/>
                <w:szCs w:val="18"/>
              </w:rPr>
            </w:pPr>
            <w:r>
              <w:rPr>
                <w:sz w:val="18"/>
                <w:szCs w:val="18"/>
              </w:rPr>
              <w:t>MPT</w:t>
            </w:r>
          </w:p>
        </w:tc>
        <w:tc>
          <w:tcPr>
            <w:tcW w:w="0" w:type="auto"/>
            <w:vMerge w:val="restart"/>
            <w:shd w:val="clear" w:color="auto" w:fill="5B9BD5" w:themeFill="accent1"/>
            <w:noWrap/>
            <w:vAlign w:val="center"/>
          </w:tcPr>
          <w:p w14:paraId="48ACCE21" w14:textId="3E476D05" w:rsidR="007811D0" w:rsidRPr="0074427B" w:rsidRDefault="007811D0" w:rsidP="0074427B">
            <w:pPr>
              <w:jc w:val="center"/>
              <w:rPr>
                <w:sz w:val="18"/>
                <w:szCs w:val="18"/>
              </w:rPr>
            </w:pPr>
            <w:r>
              <w:rPr>
                <w:sz w:val="18"/>
                <w:szCs w:val="18"/>
              </w:rPr>
              <w:t xml:space="preserve">Turbine Transformer </w:t>
            </w:r>
          </w:p>
        </w:tc>
        <w:tc>
          <w:tcPr>
            <w:tcW w:w="0" w:type="auto"/>
            <w:gridSpan w:val="2"/>
            <w:shd w:val="clear" w:color="auto" w:fill="5B9BD5" w:themeFill="accent1"/>
          </w:tcPr>
          <w:p w14:paraId="330E2016" w14:textId="0AC71619" w:rsidR="007811D0" w:rsidRDefault="007811D0" w:rsidP="0074427B">
            <w:pPr>
              <w:jc w:val="center"/>
              <w:rPr>
                <w:sz w:val="18"/>
                <w:szCs w:val="18"/>
              </w:rPr>
            </w:pPr>
            <w:r>
              <w:rPr>
                <w:sz w:val="18"/>
                <w:szCs w:val="18"/>
              </w:rPr>
              <w:t xml:space="preserve">Capacitor Banks </w:t>
            </w:r>
          </w:p>
        </w:tc>
      </w:tr>
      <w:tr w:rsidR="007811D0" w:rsidRPr="0074427B" w14:paraId="30D5AC80" w14:textId="77777777" w:rsidTr="00691942">
        <w:trPr>
          <w:trHeight w:val="288"/>
          <w:jc w:val="center"/>
        </w:trPr>
        <w:tc>
          <w:tcPr>
            <w:tcW w:w="0" w:type="auto"/>
            <w:vMerge/>
            <w:shd w:val="clear" w:color="auto" w:fill="5B9BD5" w:themeFill="accent1"/>
            <w:noWrap/>
            <w:vAlign w:val="center"/>
          </w:tcPr>
          <w:p w14:paraId="076EC52B" w14:textId="77777777" w:rsidR="007811D0" w:rsidRDefault="007811D0" w:rsidP="0074427B">
            <w:pPr>
              <w:jc w:val="center"/>
              <w:rPr>
                <w:sz w:val="18"/>
                <w:szCs w:val="18"/>
              </w:rPr>
            </w:pPr>
          </w:p>
        </w:tc>
        <w:tc>
          <w:tcPr>
            <w:tcW w:w="0" w:type="auto"/>
            <w:vMerge/>
            <w:shd w:val="clear" w:color="auto" w:fill="5B9BD5" w:themeFill="accent1"/>
            <w:noWrap/>
            <w:vAlign w:val="center"/>
          </w:tcPr>
          <w:p w14:paraId="3F8EAEC1" w14:textId="77777777" w:rsidR="007811D0" w:rsidRDefault="007811D0" w:rsidP="0074427B">
            <w:pPr>
              <w:jc w:val="center"/>
              <w:rPr>
                <w:sz w:val="18"/>
                <w:szCs w:val="18"/>
              </w:rPr>
            </w:pPr>
          </w:p>
        </w:tc>
        <w:tc>
          <w:tcPr>
            <w:tcW w:w="0" w:type="auto"/>
            <w:shd w:val="clear" w:color="auto" w:fill="5B9BD5" w:themeFill="accent1"/>
          </w:tcPr>
          <w:p w14:paraId="5FD306ED" w14:textId="3AEE08D6" w:rsidR="007811D0" w:rsidRDefault="007811D0" w:rsidP="0074427B">
            <w:pPr>
              <w:jc w:val="center"/>
              <w:rPr>
                <w:sz w:val="18"/>
                <w:szCs w:val="18"/>
              </w:rPr>
            </w:pPr>
            <w:r>
              <w:rPr>
                <w:sz w:val="18"/>
                <w:szCs w:val="18"/>
              </w:rPr>
              <w:t>0.95 PF requirement</w:t>
            </w:r>
          </w:p>
        </w:tc>
        <w:tc>
          <w:tcPr>
            <w:tcW w:w="0" w:type="auto"/>
            <w:shd w:val="clear" w:color="auto" w:fill="5B9BD5" w:themeFill="accent1"/>
          </w:tcPr>
          <w:p w14:paraId="3DBDAE54" w14:textId="1AFB1125" w:rsidR="007811D0" w:rsidRDefault="007811D0" w:rsidP="0074427B">
            <w:pPr>
              <w:jc w:val="center"/>
              <w:rPr>
                <w:sz w:val="18"/>
                <w:szCs w:val="18"/>
              </w:rPr>
            </w:pPr>
            <w:r>
              <w:rPr>
                <w:sz w:val="18"/>
                <w:szCs w:val="18"/>
              </w:rPr>
              <w:t xml:space="preserve">Safety Margin </w:t>
            </w:r>
          </w:p>
        </w:tc>
      </w:tr>
      <w:tr w:rsidR="007811D0" w:rsidRPr="0074427B" w14:paraId="57AF8C57" w14:textId="3FF1CC93" w:rsidTr="00691942">
        <w:trPr>
          <w:trHeight w:val="288"/>
          <w:jc w:val="center"/>
        </w:trPr>
        <w:tc>
          <w:tcPr>
            <w:tcW w:w="0" w:type="auto"/>
            <w:noWrap/>
            <w:vAlign w:val="center"/>
            <w:hideMark/>
          </w:tcPr>
          <w:p w14:paraId="10667BCC" w14:textId="335FF24C" w:rsidR="007811D0" w:rsidRDefault="007811D0" w:rsidP="00DF484B">
            <w:pPr>
              <w:jc w:val="center"/>
              <w:rPr>
                <w:sz w:val="18"/>
                <w:szCs w:val="18"/>
              </w:rPr>
            </w:pPr>
            <w:r>
              <w:rPr>
                <w:sz w:val="18"/>
                <w:szCs w:val="18"/>
              </w:rPr>
              <w:t>1.025</w:t>
            </w:r>
            <w:ins w:id="228" w:author="Steve Lay" w:date="2019-07-05T15:30:00Z">
              <w:r w:rsidR="00D7730B">
                <w:rPr>
                  <w:sz w:val="18"/>
                  <w:szCs w:val="18"/>
                </w:rPr>
                <w:t xml:space="preserve"> </w:t>
              </w:r>
              <w:proofErr w:type="spellStart"/>
              <w:r w:rsidR="00D7730B">
                <w:rPr>
                  <w:sz w:val="18"/>
                  <w:szCs w:val="18"/>
                </w:rPr>
                <w:t>Vpu</w:t>
              </w:r>
            </w:ins>
            <w:proofErr w:type="spellEnd"/>
          </w:p>
          <w:p w14:paraId="056F15A8" w14:textId="664A4532" w:rsidR="007811D0" w:rsidRPr="0074427B" w:rsidRDefault="007811D0" w:rsidP="00DF484B">
            <w:pPr>
              <w:jc w:val="center"/>
              <w:rPr>
                <w:sz w:val="18"/>
                <w:szCs w:val="18"/>
              </w:rPr>
            </w:pPr>
            <w:r>
              <w:t>(+1 tap)</w:t>
            </w:r>
          </w:p>
        </w:tc>
        <w:tc>
          <w:tcPr>
            <w:tcW w:w="0" w:type="auto"/>
            <w:noWrap/>
            <w:vAlign w:val="center"/>
            <w:hideMark/>
          </w:tcPr>
          <w:p w14:paraId="3AD0AAC8" w14:textId="7046BB64" w:rsidR="009C0937" w:rsidRDefault="009C0937" w:rsidP="005634A0">
            <w:pPr>
              <w:pStyle w:val="ListParagraph"/>
              <w:numPr>
                <w:ilvl w:val="0"/>
                <w:numId w:val="41"/>
              </w:numPr>
              <w:rPr>
                <w:rFonts w:asciiTheme="majorBidi" w:hAnsiTheme="majorBidi" w:cstheme="majorBidi"/>
                <w:sz w:val="18"/>
                <w:szCs w:val="18"/>
              </w:rPr>
            </w:pPr>
            <w:r w:rsidRPr="005634A0">
              <w:rPr>
                <w:rFonts w:asciiTheme="majorBidi" w:hAnsiTheme="majorBidi" w:cstheme="majorBidi"/>
                <w:sz w:val="18"/>
                <w:szCs w:val="18"/>
              </w:rPr>
              <w:t>+1.00</w:t>
            </w:r>
            <w:ins w:id="229" w:author="Steve Lay" w:date="2019-07-05T15:30:00Z">
              <w:r w:rsidR="00D7730B">
                <w:rPr>
                  <w:rFonts w:asciiTheme="majorBidi" w:hAnsiTheme="majorBidi" w:cstheme="majorBidi"/>
                  <w:sz w:val="18"/>
                  <w:szCs w:val="18"/>
                </w:rPr>
                <w:t xml:space="preserve"> </w:t>
              </w:r>
              <w:proofErr w:type="spellStart"/>
              <w:r w:rsidR="00D7730B">
                <w:rPr>
                  <w:rFonts w:asciiTheme="majorBidi" w:hAnsiTheme="majorBidi" w:cstheme="majorBidi"/>
                  <w:sz w:val="18"/>
                  <w:szCs w:val="18"/>
                </w:rPr>
                <w:t>Vpu</w:t>
              </w:r>
            </w:ins>
            <w:proofErr w:type="spellEnd"/>
            <w:r w:rsidRPr="005634A0">
              <w:rPr>
                <w:rFonts w:asciiTheme="majorBidi" w:hAnsiTheme="majorBidi" w:cstheme="majorBidi"/>
                <w:sz w:val="18"/>
                <w:szCs w:val="18"/>
              </w:rPr>
              <w:t xml:space="preserve"> (</w:t>
            </w:r>
            <w:ins w:id="230" w:author="Steve Lay" w:date="2019-07-05T15:30:00Z">
              <w:r w:rsidR="00D7730B">
                <w:rPr>
                  <w:rFonts w:asciiTheme="majorBidi" w:hAnsiTheme="majorBidi" w:cstheme="majorBidi"/>
                  <w:sz w:val="18"/>
                  <w:szCs w:val="18"/>
                </w:rPr>
                <w:t>nominal</w:t>
              </w:r>
            </w:ins>
            <w:del w:id="231" w:author="Steve Lay" w:date="2019-07-05T15:30:00Z">
              <w:r w:rsidRPr="005634A0" w:rsidDel="00D7730B">
                <w:rPr>
                  <w:rFonts w:asciiTheme="majorBidi" w:hAnsiTheme="majorBidi" w:cstheme="majorBidi"/>
                  <w:sz w:val="18"/>
                  <w:szCs w:val="18"/>
                </w:rPr>
                <w:delText>0</w:delText>
              </w:r>
            </w:del>
            <w:r w:rsidRPr="005634A0">
              <w:rPr>
                <w:rFonts w:asciiTheme="majorBidi" w:hAnsiTheme="majorBidi" w:cstheme="majorBidi"/>
                <w:sz w:val="18"/>
                <w:szCs w:val="18"/>
              </w:rPr>
              <w:t xml:space="preserve"> tap) </w:t>
            </w:r>
          </w:p>
          <w:p w14:paraId="731C55F7" w14:textId="77777777" w:rsidR="005634A0" w:rsidRPr="005634A0" w:rsidRDefault="005634A0" w:rsidP="00C1114E">
            <w:pPr>
              <w:pStyle w:val="ListParagraph"/>
              <w:numPr>
                <w:ilvl w:val="1"/>
                <w:numId w:val="41"/>
              </w:numPr>
              <w:rPr>
                <w:rFonts w:asciiTheme="majorBidi" w:hAnsiTheme="majorBidi" w:cstheme="majorBidi"/>
                <w:sz w:val="18"/>
                <w:szCs w:val="18"/>
              </w:rPr>
            </w:pPr>
            <w:commentRangeStart w:id="232"/>
            <w:r w:rsidRPr="005634A0">
              <w:rPr>
                <w:rFonts w:asciiTheme="majorBidi" w:hAnsiTheme="majorBidi" w:cstheme="majorBidi"/>
                <w:sz w:val="18"/>
                <w:szCs w:val="18"/>
              </w:rPr>
              <w:t>TB1-N-24-02</w:t>
            </w:r>
          </w:p>
          <w:p w14:paraId="211AE2E9"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TB1-N-24-03</w:t>
            </w:r>
          </w:p>
          <w:p w14:paraId="1F7FD9FD"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TB1-N-24-01</w:t>
            </w:r>
          </w:p>
          <w:p w14:paraId="06DA947B"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TB1-N-34-02</w:t>
            </w:r>
          </w:p>
          <w:p w14:paraId="0A7EF6CC"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TB1-N-34-03</w:t>
            </w:r>
          </w:p>
          <w:p w14:paraId="43CEA7DB"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TB1-N-34-04</w:t>
            </w:r>
          </w:p>
          <w:p w14:paraId="6A0A5BCA"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TB1-N-34-05</w:t>
            </w:r>
          </w:p>
          <w:p w14:paraId="2A704F6B"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TB1-N-34-06</w:t>
            </w:r>
          </w:p>
          <w:p w14:paraId="31A37917"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TB1-N-34-07</w:t>
            </w:r>
          </w:p>
          <w:p w14:paraId="67692A30"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TB1-N-34-08</w:t>
            </w:r>
          </w:p>
          <w:p w14:paraId="4884748A" w14:textId="77777777" w:rsidR="005634A0"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TB1-N-34-09</w:t>
            </w:r>
          </w:p>
          <w:p w14:paraId="1B355A7A" w14:textId="20CDC176" w:rsidR="009C0937" w:rsidRPr="005634A0" w:rsidRDefault="005634A0" w:rsidP="00C1114E">
            <w:pPr>
              <w:pStyle w:val="ListParagraph"/>
              <w:numPr>
                <w:ilvl w:val="1"/>
                <w:numId w:val="41"/>
              </w:numPr>
              <w:rPr>
                <w:rFonts w:asciiTheme="majorBidi" w:hAnsiTheme="majorBidi" w:cstheme="majorBidi"/>
                <w:sz w:val="18"/>
                <w:szCs w:val="18"/>
              </w:rPr>
            </w:pPr>
            <w:r w:rsidRPr="005634A0">
              <w:rPr>
                <w:rFonts w:asciiTheme="majorBidi" w:hAnsiTheme="majorBidi" w:cstheme="majorBidi"/>
                <w:sz w:val="18"/>
                <w:szCs w:val="18"/>
              </w:rPr>
              <w:t>TB1-N-34-01</w:t>
            </w:r>
            <w:commentRangeEnd w:id="232"/>
            <w:r w:rsidR="00D7730B">
              <w:rPr>
                <w:rStyle w:val="CommentReference"/>
                <w:rFonts w:ascii="Times New Roman" w:hAnsi="Times New Roman" w:cs="Times New Roman"/>
                <w:lang w:val="en-CA"/>
              </w:rPr>
              <w:commentReference w:id="232"/>
            </w:r>
          </w:p>
          <w:p w14:paraId="25DEB595" w14:textId="1A35A87A" w:rsidR="00317C7B" w:rsidRDefault="00317C7B" w:rsidP="00317C7B">
            <w:pPr>
              <w:pStyle w:val="ListParagraph"/>
              <w:numPr>
                <w:ilvl w:val="0"/>
                <w:numId w:val="41"/>
              </w:numPr>
              <w:rPr>
                <w:rFonts w:asciiTheme="majorBidi" w:hAnsiTheme="majorBidi" w:cstheme="majorBidi"/>
                <w:sz w:val="18"/>
                <w:szCs w:val="18"/>
              </w:rPr>
            </w:pPr>
            <w:r>
              <w:rPr>
                <w:rFonts w:asciiTheme="majorBidi" w:hAnsiTheme="majorBidi" w:cstheme="majorBidi"/>
                <w:sz w:val="18"/>
                <w:szCs w:val="18"/>
              </w:rPr>
              <w:t>+1.05</w:t>
            </w:r>
            <w:ins w:id="233" w:author="Steve Lay" w:date="2019-07-05T15:31:00Z">
              <w:r w:rsidR="00D7730B">
                <w:rPr>
                  <w:rFonts w:asciiTheme="majorBidi" w:hAnsiTheme="majorBidi" w:cstheme="majorBidi"/>
                  <w:sz w:val="18"/>
                  <w:szCs w:val="18"/>
                </w:rPr>
                <w:t xml:space="preserve"> </w:t>
              </w:r>
              <w:proofErr w:type="spellStart"/>
              <w:r w:rsidR="00D7730B">
                <w:rPr>
                  <w:rFonts w:asciiTheme="majorBidi" w:hAnsiTheme="majorBidi" w:cstheme="majorBidi"/>
                  <w:sz w:val="18"/>
                  <w:szCs w:val="18"/>
                </w:rPr>
                <w:t>Vpu</w:t>
              </w:r>
            </w:ins>
            <w:proofErr w:type="spellEnd"/>
            <w:r>
              <w:rPr>
                <w:rFonts w:asciiTheme="majorBidi" w:hAnsiTheme="majorBidi" w:cstheme="majorBidi"/>
                <w:sz w:val="18"/>
                <w:szCs w:val="18"/>
              </w:rPr>
              <w:t xml:space="preserve"> (+2 tap)</w:t>
            </w:r>
          </w:p>
          <w:p w14:paraId="2FA33394" w14:textId="77777777"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TB1-N-11-01</w:t>
            </w:r>
          </w:p>
          <w:p w14:paraId="22FE80F8" w14:textId="77777777"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TB1-N-11-02</w:t>
            </w:r>
          </w:p>
          <w:p w14:paraId="18A67985" w14:textId="77777777"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TB1-N-11-</w:t>
            </w:r>
            <w:commentRangeStart w:id="234"/>
            <w:r w:rsidRPr="00C1114E">
              <w:rPr>
                <w:rFonts w:asciiTheme="majorBidi" w:hAnsiTheme="majorBidi" w:cstheme="majorBidi"/>
                <w:sz w:val="18"/>
                <w:szCs w:val="18"/>
              </w:rPr>
              <w:t>03</w:t>
            </w:r>
            <w:commentRangeEnd w:id="234"/>
            <w:r w:rsidR="00D7730B">
              <w:rPr>
                <w:rStyle w:val="CommentReference"/>
                <w:rFonts w:ascii="Times New Roman" w:hAnsi="Times New Roman" w:cs="Times New Roman"/>
                <w:lang w:val="en-CA"/>
              </w:rPr>
              <w:commentReference w:id="234"/>
            </w:r>
          </w:p>
          <w:p w14:paraId="4590AB79" w14:textId="77777777"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TB1-N-11-05</w:t>
            </w:r>
          </w:p>
          <w:p w14:paraId="5A0F17B9" w14:textId="77777777"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TB1-N-11-06</w:t>
            </w:r>
          </w:p>
          <w:p w14:paraId="3F4CDCB3" w14:textId="2D1076AC" w:rsidR="00C1114E" w:rsidRPr="00C1114E" w:rsidRDefault="00C1114E" w:rsidP="00C1114E">
            <w:pPr>
              <w:pStyle w:val="ListParagraph"/>
              <w:numPr>
                <w:ilvl w:val="1"/>
                <w:numId w:val="41"/>
              </w:numPr>
              <w:rPr>
                <w:rFonts w:asciiTheme="majorBidi" w:hAnsiTheme="majorBidi" w:cstheme="majorBidi"/>
                <w:sz w:val="18"/>
                <w:szCs w:val="18"/>
              </w:rPr>
            </w:pPr>
            <w:r w:rsidRPr="00C1114E">
              <w:rPr>
                <w:rFonts w:asciiTheme="majorBidi" w:hAnsiTheme="majorBidi" w:cstheme="majorBidi"/>
                <w:sz w:val="18"/>
                <w:szCs w:val="18"/>
              </w:rPr>
              <w:t>TB1-N-12-06</w:t>
            </w:r>
          </w:p>
          <w:p w14:paraId="1A007A4E" w14:textId="1B169F50" w:rsidR="00D435E5" w:rsidRDefault="00D435E5" w:rsidP="00C1114E">
            <w:pPr>
              <w:pStyle w:val="ListParagraph"/>
              <w:numPr>
                <w:ilvl w:val="0"/>
                <w:numId w:val="41"/>
              </w:numPr>
              <w:rPr>
                <w:rFonts w:asciiTheme="majorBidi" w:hAnsiTheme="majorBidi" w:cstheme="majorBidi"/>
                <w:sz w:val="18"/>
                <w:szCs w:val="18"/>
              </w:rPr>
            </w:pPr>
            <w:r>
              <w:rPr>
                <w:rFonts w:asciiTheme="majorBidi" w:hAnsiTheme="majorBidi" w:cstheme="majorBidi"/>
                <w:sz w:val="18"/>
                <w:szCs w:val="18"/>
              </w:rPr>
              <w:t>+1.025</w:t>
            </w:r>
            <w:ins w:id="235" w:author="Steve Lay" w:date="2019-07-05T15:31:00Z">
              <w:r w:rsidR="00D7730B">
                <w:rPr>
                  <w:rFonts w:asciiTheme="majorBidi" w:hAnsiTheme="majorBidi" w:cstheme="majorBidi"/>
                  <w:sz w:val="18"/>
                  <w:szCs w:val="18"/>
                </w:rPr>
                <w:t xml:space="preserve"> </w:t>
              </w:r>
              <w:proofErr w:type="spellStart"/>
              <w:r w:rsidR="00D7730B">
                <w:rPr>
                  <w:rFonts w:asciiTheme="majorBidi" w:hAnsiTheme="majorBidi" w:cstheme="majorBidi"/>
                  <w:sz w:val="18"/>
                  <w:szCs w:val="18"/>
                </w:rPr>
                <w:t>Vpu</w:t>
              </w:r>
            </w:ins>
            <w:proofErr w:type="spellEnd"/>
            <w:r>
              <w:rPr>
                <w:rFonts w:asciiTheme="majorBidi" w:hAnsiTheme="majorBidi" w:cstheme="majorBidi"/>
                <w:sz w:val="18"/>
                <w:szCs w:val="18"/>
              </w:rPr>
              <w:t xml:space="preserve"> (+1 tap)</w:t>
            </w:r>
          </w:p>
          <w:p w14:paraId="119E730D" w14:textId="21FAE2C3" w:rsidR="007811D0" w:rsidRPr="00317C7B" w:rsidRDefault="00D435E5" w:rsidP="00317C7B">
            <w:pPr>
              <w:pStyle w:val="ListParagraph"/>
              <w:numPr>
                <w:ilvl w:val="1"/>
                <w:numId w:val="41"/>
              </w:numPr>
              <w:rPr>
                <w:rFonts w:asciiTheme="majorBidi" w:hAnsiTheme="majorBidi" w:cstheme="majorBidi"/>
                <w:sz w:val="18"/>
                <w:szCs w:val="18"/>
              </w:rPr>
            </w:pPr>
            <w:r>
              <w:rPr>
                <w:rFonts w:asciiTheme="majorBidi" w:hAnsiTheme="majorBidi" w:cstheme="majorBidi"/>
                <w:sz w:val="18"/>
                <w:szCs w:val="18"/>
              </w:rPr>
              <w:t>All other turbines</w:t>
            </w:r>
          </w:p>
        </w:tc>
        <w:tc>
          <w:tcPr>
            <w:tcW w:w="0" w:type="auto"/>
            <w:vAlign w:val="center"/>
          </w:tcPr>
          <w:p w14:paraId="222C42C2" w14:textId="1B4B6C0C" w:rsidR="007811D0" w:rsidRDefault="007811D0" w:rsidP="00DF484B">
            <w:pPr>
              <w:jc w:val="center"/>
              <w:rPr>
                <w:sz w:val="18"/>
                <w:szCs w:val="18"/>
              </w:rPr>
            </w:pPr>
            <w:r>
              <w:rPr>
                <w:sz w:val="18"/>
                <w:szCs w:val="18"/>
              </w:rPr>
              <w:t xml:space="preserve">One Step of 9.5 </w:t>
            </w:r>
            <w:proofErr w:type="spellStart"/>
            <w:r>
              <w:rPr>
                <w:sz w:val="18"/>
                <w:szCs w:val="18"/>
              </w:rPr>
              <w:t>MVAr</w:t>
            </w:r>
            <w:proofErr w:type="spellEnd"/>
            <w:r>
              <w:rPr>
                <w:sz w:val="18"/>
                <w:szCs w:val="18"/>
              </w:rPr>
              <w:t xml:space="preserve"> </w:t>
            </w:r>
          </w:p>
          <w:p w14:paraId="77E9B67F" w14:textId="24774432" w:rsidR="007811D0" w:rsidRDefault="007811D0" w:rsidP="002A0440">
            <w:pPr>
              <w:jc w:val="center"/>
              <w:rPr>
                <w:sz w:val="18"/>
                <w:szCs w:val="18"/>
              </w:rPr>
            </w:pPr>
            <w:r>
              <w:rPr>
                <w:sz w:val="18"/>
                <w:szCs w:val="18"/>
              </w:rPr>
              <w:t>at each MV bus</w:t>
            </w:r>
          </w:p>
          <w:p w14:paraId="330FDD87" w14:textId="1640C515" w:rsidR="007811D0" w:rsidRDefault="007811D0" w:rsidP="00DF484B">
            <w:pPr>
              <w:jc w:val="center"/>
              <w:rPr>
                <w:sz w:val="18"/>
                <w:szCs w:val="18"/>
              </w:rPr>
            </w:pPr>
            <w:r>
              <w:rPr>
                <w:sz w:val="18"/>
                <w:szCs w:val="18"/>
              </w:rPr>
              <w:t xml:space="preserve">(3 x </w:t>
            </w:r>
            <w:r w:rsidR="00D435E5">
              <w:rPr>
                <w:sz w:val="18"/>
                <w:szCs w:val="18"/>
              </w:rPr>
              <w:t>9.5</w:t>
            </w:r>
            <w:r>
              <w:rPr>
                <w:sz w:val="18"/>
                <w:szCs w:val="18"/>
              </w:rPr>
              <w:t xml:space="preserve"> </w:t>
            </w:r>
            <w:proofErr w:type="spellStart"/>
            <w:r>
              <w:rPr>
                <w:sz w:val="18"/>
                <w:szCs w:val="18"/>
              </w:rPr>
              <w:t>MVAr</w:t>
            </w:r>
            <w:proofErr w:type="spellEnd"/>
            <w:r>
              <w:rPr>
                <w:sz w:val="18"/>
                <w:szCs w:val="18"/>
              </w:rPr>
              <w:t>)</w:t>
            </w:r>
          </w:p>
        </w:tc>
        <w:tc>
          <w:tcPr>
            <w:tcW w:w="0" w:type="auto"/>
            <w:vAlign w:val="center"/>
          </w:tcPr>
          <w:p w14:paraId="62CE69BD" w14:textId="08D75625" w:rsidR="007811D0" w:rsidRDefault="007811D0" w:rsidP="00196127">
            <w:pPr>
              <w:jc w:val="center"/>
              <w:rPr>
                <w:sz w:val="18"/>
                <w:szCs w:val="18"/>
              </w:rPr>
            </w:pPr>
            <w:r>
              <w:rPr>
                <w:sz w:val="18"/>
                <w:szCs w:val="18"/>
              </w:rPr>
              <w:t xml:space="preserve">One Step of 10 </w:t>
            </w:r>
            <w:proofErr w:type="spellStart"/>
            <w:r>
              <w:rPr>
                <w:sz w:val="18"/>
                <w:szCs w:val="18"/>
              </w:rPr>
              <w:t>MVAr</w:t>
            </w:r>
            <w:proofErr w:type="spellEnd"/>
          </w:p>
          <w:p w14:paraId="18E4CA1D" w14:textId="23BB5C4A" w:rsidR="007811D0" w:rsidRDefault="007811D0" w:rsidP="002A0440">
            <w:pPr>
              <w:jc w:val="center"/>
              <w:rPr>
                <w:sz w:val="18"/>
                <w:szCs w:val="18"/>
              </w:rPr>
            </w:pPr>
            <w:r>
              <w:rPr>
                <w:sz w:val="18"/>
                <w:szCs w:val="18"/>
              </w:rPr>
              <w:t xml:space="preserve"> at each MV bus</w:t>
            </w:r>
          </w:p>
          <w:p w14:paraId="3A420269" w14:textId="77A1053B" w:rsidR="007811D0" w:rsidRDefault="007811D0" w:rsidP="00196127">
            <w:pPr>
              <w:jc w:val="center"/>
              <w:rPr>
                <w:sz w:val="18"/>
                <w:szCs w:val="18"/>
              </w:rPr>
            </w:pPr>
            <w:r>
              <w:rPr>
                <w:sz w:val="18"/>
                <w:szCs w:val="18"/>
              </w:rPr>
              <w:t xml:space="preserve">(3 x </w:t>
            </w:r>
            <w:r w:rsidR="00D435E5">
              <w:rPr>
                <w:sz w:val="18"/>
                <w:szCs w:val="18"/>
              </w:rPr>
              <w:t>10</w:t>
            </w:r>
            <w:r>
              <w:rPr>
                <w:sz w:val="18"/>
                <w:szCs w:val="18"/>
              </w:rPr>
              <w:t xml:space="preserve"> </w:t>
            </w:r>
            <w:proofErr w:type="spellStart"/>
            <w:r>
              <w:rPr>
                <w:sz w:val="18"/>
                <w:szCs w:val="18"/>
              </w:rPr>
              <w:t>MVAr</w:t>
            </w:r>
            <w:proofErr w:type="spellEnd"/>
            <w:r>
              <w:rPr>
                <w:sz w:val="18"/>
                <w:szCs w:val="18"/>
              </w:rPr>
              <w:t>)</w:t>
            </w:r>
          </w:p>
        </w:tc>
      </w:tr>
    </w:tbl>
    <w:p w14:paraId="608825C1" w14:textId="2C2F199C" w:rsidR="0074427B" w:rsidRPr="00DF0C94" w:rsidRDefault="0074427B" w:rsidP="00DF0C94"/>
    <w:p w14:paraId="25F64313" w14:textId="3BA60735" w:rsidR="001C2D5A" w:rsidRPr="00DF0C94" w:rsidRDefault="001C2D5A" w:rsidP="00DF0C94">
      <w:pPr>
        <w:pStyle w:val="ParagraphBody"/>
      </w:pPr>
      <w:r w:rsidRPr="0087615B">
        <w:t xml:space="preserve">In summary, MENG recommends setting the DETCs in TBI </w:t>
      </w:r>
      <w:r w:rsidR="00923941">
        <w:t>as given</w:t>
      </w:r>
      <w:r w:rsidRPr="0087615B">
        <w:t xml:space="preserve"> </w:t>
      </w:r>
      <w:r w:rsidRPr="00140FED">
        <w:t xml:space="preserve">in </w:t>
      </w:r>
      <w:r w:rsidRPr="00140FED">
        <w:fldChar w:fldCharType="begin"/>
      </w:r>
      <w:r w:rsidRPr="00140FED">
        <w:instrText xml:space="preserve"> REF _Ref522891917 \h </w:instrText>
      </w:r>
      <w:r w:rsidR="00140FED" w:rsidRPr="00140FED">
        <w:instrText xml:space="preserve"> \* MERGEFORMAT </w:instrText>
      </w:r>
      <w:r w:rsidRPr="00140FED">
        <w:fldChar w:fldCharType="separate"/>
      </w:r>
      <w:r w:rsidR="004C4C74" w:rsidRPr="006C6F34">
        <w:t xml:space="preserve">Table </w:t>
      </w:r>
      <w:r w:rsidR="004C4C74">
        <w:rPr>
          <w:noProof/>
        </w:rPr>
        <w:t>1</w:t>
      </w:r>
      <w:r w:rsidRPr="00140FED">
        <w:fldChar w:fldCharType="end"/>
      </w:r>
      <w:r w:rsidR="00923941">
        <w:t>. Based on that</w:t>
      </w:r>
      <w:r w:rsidRPr="00140FED">
        <w:t>, MENG</w:t>
      </w:r>
      <w:r w:rsidRPr="0087615B">
        <w:t xml:space="preserve"> reco</w:t>
      </w:r>
      <w:r>
        <w:t xml:space="preserve">mmends installing one step of </w:t>
      </w:r>
      <w:r w:rsidR="00923941">
        <w:t>10</w:t>
      </w:r>
      <w:r w:rsidRPr="0087615B">
        <w:t xml:space="preserve"> </w:t>
      </w:r>
      <w:proofErr w:type="spellStart"/>
      <w:r w:rsidRPr="0087615B">
        <w:t>MVAr</w:t>
      </w:r>
      <w:proofErr w:type="spellEnd"/>
      <w:r>
        <w:t xml:space="preserve"> </w:t>
      </w:r>
      <w:r w:rsidR="002501F7">
        <w:t>cap bank</w:t>
      </w:r>
      <w:r w:rsidR="00DF0C94">
        <w:t xml:space="preserve"> at each MV bus</w:t>
      </w:r>
      <w:ins w:id="236" w:author="Steve Lay" w:date="2019-07-05T15:31:00Z">
        <w:r w:rsidR="00D7730B">
          <w:t xml:space="preserve"> for a total of 30 </w:t>
        </w:r>
        <w:proofErr w:type="spellStart"/>
        <w:r w:rsidR="00D7730B">
          <w:t>MVAr</w:t>
        </w:r>
      </w:ins>
      <w:proofErr w:type="spellEnd"/>
      <w:del w:id="237" w:author="Steve Lay" w:date="2019-07-05T15:31:00Z">
        <w:r w:rsidR="00DF0C94" w:rsidDel="00D7730B">
          <w:delText>.</w:delText>
        </w:r>
      </w:del>
    </w:p>
    <w:p w14:paraId="6347E23B" w14:textId="62DAF088" w:rsidR="00A6060E" w:rsidRPr="00DF0C94" w:rsidRDefault="0086533A" w:rsidP="00372A35">
      <w:pPr>
        <w:pStyle w:val="Heading1"/>
      </w:pPr>
      <w:bookmarkStart w:id="238" w:name="_Ref531333248"/>
      <w:bookmarkStart w:id="239" w:name="_Toc12362474"/>
      <w:r>
        <w:t>Reactive Power Capability</w:t>
      </w:r>
      <w:bookmarkEnd w:id="238"/>
      <w:bookmarkEnd w:id="239"/>
    </w:p>
    <w:p w14:paraId="414D6B6A" w14:textId="22E5EC0C" w:rsidR="005A56C3" w:rsidRDefault="005A56C3" w:rsidP="00F073B7">
      <w:pPr>
        <w:pStyle w:val="ParagraphBody"/>
      </w:pPr>
      <w:r>
        <w:t xml:space="preserve">With the DETC settings in </w:t>
      </w:r>
      <w:r>
        <w:fldChar w:fldCharType="begin"/>
      </w:r>
      <w:r>
        <w:instrText xml:space="preserve"> REF _Ref522891917 \h  \* MERGEFORMAT </w:instrText>
      </w:r>
      <w:r>
        <w:fldChar w:fldCharType="separate"/>
      </w:r>
      <w:r w:rsidR="004C4C74" w:rsidRPr="006C6F34">
        <w:t xml:space="preserve">Table </w:t>
      </w:r>
      <w:r w:rsidR="004C4C74">
        <w:t>1</w:t>
      </w:r>
      <w:r>
        <w:fldChar w:fldCharType="end"/>
      </w:r>
      <w:r>
        <w:t>, MENG performed various power flow cases to determine the reactive power capability, also known as power factor capabil</w:t>
      </w:r>
      <w:r w:rsidR="00DF0C94">
        <w:t>ity, of the project at the POI.</w:t>
      </w:r>
    </w:p>
    <w:p w14:paraId="5D8E0783" w14:textId="019F318C" w:rsidR="00C36442" w:rsidRDefault="005A56C3" w:rsidP="00DF0C94">
      <w:pPr>
        <w:pStyle w:val="ParagraphBody"/>
      </w:pPr>
      <w:r>
        <w:t>Various power flow cases were created at different output level</w:t>
      </w:r>
      <w:r w:rsidR="00853E61">
        <w:t>s</w:t>
      </w:r>
      <w:r w:rsidR="00C36442">
        <w:t xml:space="preserve"> and at different POI voltage level</w:t>
      </w:r>
      <w:r w:rsidR="00853E61">
        <w:t>s</w:t>
      </w:r>
      <w:r>
        <w:t>. At each output level</w:t>
      </w:r>
      <w:r w:rsidR="00224E3D">
        <w:t xml:space="preserve"> and voltage level</w:t>
      </w:r>
      <w:r>
        <w:t>, a lagging and leading power flow case w</w:t>
      </w:r>
      <w:ins w:id="240" w:author="Michael Ebert" w:date="2019-06-27T11:00:00Z">
        <w:r w:rsidR="008621B0">
          <w:t>as</w:t>
        </w:r>
      </w:ins>
      <w:del w:id="241" w:author="Michael Ebert" w:date="2019-06-27T11:00:00Z">
        <w:r w:rsidDel="008621B0">
          <w:delText>ere</w:delText>
        </w:r>
      </w:del>
      <w:r>
        <w:t xml:space="preserve"> created. The wind turbines </w:t>
      </w:r>
      <w:r w:rsidR="00853E61">
        <w:t>were</w:t>
      </w:r>
      <w:r>
        <w:t xml:space="preserve"> dispatch</w:t>
      </w:r>
      <w:r w:rsidR="00C36442">
        <w:t>ed</w:t>
      </w:r>
      <w:r>
        <w:t xml:space="preserve"> to supply or absorb as much reactive power as possible to meet the PF requirement at the POI</w:t>
      </w:r>
      <w:r w:rsidR="00525802">
        <w:t>.</w:t>
      </w:r>
      <w:r>
        <w:t xml:space="preserve"> </w:t>
      </w:r>
      <w:r w:rsidR="005C4EBB">
        <w:t xml:space="preserve">To calculate the </w:t>
      </w:r>
      <w:r w:rsidR="00235721">
        <w:t xml:space="preserve">max </w:t>
      </w:r>
      <w:r w:rsidR="005C4EBB">
        <w:t xml:space="preserve">reactive </w:t>
      </w:r>
      <w:r w:rsidR="0071515E">
        <w:t xml:space="preserve">power </w:t>
      </w:r>
      <w:r w:rsidR="005C4EBB">
        <w:t>that the project is capable of supplying i</w:t>
      </w:r>
      <w:r>
        <w:t xml:space="preserve">n </w:t>
      </w:r>
      <w:r w:rsidR="005C4EBB">
        <w:t>case of lagging PF</w:t>
      </w:r>
      <w:r>
        <w:t>, the turbines were set to supply as much reactive power without the voltage at their terminal</w:t>
      </w:r>
      <w:r w:rsidR="00853E61">
        <w:t>s</w:t>
      </w:r>
      <w:r>
        <w:t xml:space="preserve"> </w:t>
      </w:r>
      <w:r>
        <w:lastRenderedPageBreak/>
        <w:t xml:space="preserve">exceeding 1.1 </w:t>
      </w:r>
      <w:proofErr w:type="spellStart"/>
      <w:r w:rsidR="00345CC0">
        <w:t>V</w:t>
      </w:r>
      <w:r>
        <w:t>pu</w:t>
      </w:r>
      <w:proofErr w:type="spellEnd"/>
      <w:r w:rsidR="005C4EBB">
        <w:t xml:space="preserve"> with </w:t>
      </w:r>
      <w:r w:rsidR="00C92CC1">
        <w:t xml:space="preserve">the </w:t>
      </w:r>
      <w:r w:rsidR="00EE1E1A">
        <w:t>cap banks</w:t>
      </w:r>
      <w:r w:rsidR="00C92CC1">
        <w:t xml:space="preserve"> engaged at all output levels</w:t>
      </w:r>
      <w:r>
        <w:t xml:space="preserve">. In leading </w:t>
      </w:r>
      <w:r w:rsidR="00E346F9">
        <w:t>PF</w:t>
      </w:r>
      <w:r>
        <w:t xml:space="preserve"> cases, the </w:t>
      </w:r>
      <w:proofErr w:type="spellStart"/>
      <w:r w:rsidR="0071515E">
        <w:t>MVArs</w:t>
      </w:r>
      <w:proofErr w:type="spellEnd"/>
      <w:r w:rsidR="0071515E">
        <w:t xml:space="preserve"> of </w:t>
      </w:r>
      <w:r>
        <w:t xml:space="preserve">turbines were adjusted </w:t>
      </w:r>
      <w:r w:rsidR="003001F5">
        <w:t xml:space="preserve">observing the constrains in </w:t>
      </w:r>
      <w:r w:rsidR="00CA0A4A">
        <w:t>S</w:t>
      </w:r>
      <w:r w:rsidR="003001F5">
        <w:t xml:space="preserve">ection </w:t>
      </w:r>
      <w:r w:rsidR="006D1A3C">
        <w:fldChar w:fldCharType="begin"/>
      </w:r>
      <w:r w:rsidR="006D1A3C">
        <w:instrText xml:space="preserve"> REF _Ref2585119 \w \h </w:instrText>
      </w:r>
      <w:r w:rsidR="006D1A3C">
        <w:fldChar w:fldCharType="separate"/>
      </w:r>
      <w:r w:rsidR="004C4C74">
        <w:rPr>
          <w:cs/>
        </w:rPr>
        <w:t>‎</w:t>
      </w:r>
      <w:r w:rsidR="004C4C74">
        <w:t>2</w:t>
      </w:r>
      <w:r w:rsidR="006D1A3C">
        <w:fldChar w:fldCharType="end"/>
      </w:r>
      <w:r w:rsidR="006D1A3C">
        <w:t xml:space="preserve"> with </w:t>
      </w:r>
      <w:r w:rsidR="00C92CC1">
        <w:t xml:space="preserve">the </w:t>
      </w:r>
      <w:r w:rsidR="00EE1E1A">
        <w:t>cap banks</w:t>
      </w:r>
      <w:r w:rsidR="00C92CC1">
        <w:t xml:space="preserve"> </w:t>
      </w:r>
      <w:r w:rsidR="005C4EBB">
        <w:t>de-energized</w:t>
      </w:r>
      <w:r w:rsidR="00C92CC1">
        <w:t xml:space="preserve"> at all output levels</w:t>
      </w:r>
      <w:r>
        <w:t xml:space="preserve">. </w:t>
      </w:r>
      <w:del w:id="242" w:author="Michael Ebert" w:date="2019-06-27T11:01:00Z">
        <w:r w:rsidR="00B874C2" w:rsidDel="008621B0">
          <w:delText>In any case, b</w:delText>
        </w:r>
      </w:del>
      <w:ins w:id="243" w:author="Michael Ebert" w:date="2019-06-27T11:01:00Z">
        <w:r w:rsidR="008621B0">
          <w:t>B</w:t>
        </w:r>
      </w:ins>
      <w:r w:rsidR="00B874C2">
        <w:t xml:space="preserve">oth </w:t>
      </w:r>
      <w:ins w:id="244" w:author="Michael Ebert" w:date="2019-06-27T11:01:00Z">
        <w:r w:rsidR="008621B0">
          <w:t xml:space="preserve">the </w:t>
        </w:r>
      </w:ins>
      <w:r w:rsidR="00B874C2">
        <w:t xml:space="preserve">Vestas </w:t>
      </w:r>
      <w:r w:rsidR="007B0BDF">
        <w:t>4.</w:t>
      </w:r>
      <w:r w:rsidR="00425357">
        <w:t>3</w:t>
      </w:r>
      <w:ins w:id="245" w:author="Steve Lay" w:date="2019-07-05T15:35:00Z">
        <w:r w:rsidR="00D7730B">
          <w:t xml:space="preserve"> MW</w:t>
        </w:r>
      </w:ins>
      <w:r w:rsidR="00B874C2">
        <w:t xml:space="preserve"> and 2.0</w:t>
      </w:r>
      <w:ins w:id="246" w:author="Steve Lay" w:date="2019-07-05T15:35:00Z">
        <w:r w:rsidR="00D7730B">
          <w:t xml:space="preserve"> MW</w:t>
        </w:r>
      </w:ins>
      <w:r w:rsidR="00B874C2">
        <w:t xml:space="preserve"> turbines were dispatched at the same percentage MW and </w:t>
      </w:r>
      <w:proofErr w:type="spellStart"/>
      <w:r w:rsidR="00B874C2">
        <w:t>MVAr</w:t>
      </w:r>
      <w:proofErr w:type="spellEnd"/>
      <w:r w:rsidR="00B874C2">
        <w:t xml:space="preserve"> with the MW and </w:t>
      </w:r>
      <w:proofErr w:type="spellStart"/>
      <w:r w:rsidR="00B874C2">
        <w:t>MVAr</w:t>
      </w:r>
      <w:proofErr w:type="spellEnd"/>
      <w:r w:rsidR="00B874C2">
        <w:t xml:space="preserve"> dispatched independently to produce max reactive power capability. For example, if Vestas </w:t>
      </w:r>
      <w:r w:rsidR="006D1A3C">
        <w:t>4.3</w:t>
      </w:r>
      <w:ins w:id="247" w:author="Steve Lay" w:date="2019-07-05T15:35:00Z">
        <w:r w:rsidR="00D7730B">
          <w:t xml:space="preserve"> MW</w:t>
        </w:r>
      </w:ins>
      <w:r w:rsidR="00B874C2">
        <w:t xml:space="preserve"> was dispatched at 10% MW output, Vestas 2.0</w:t>
      </w:r>
      <w:ins w:id="248" w:author="Steve Lay" w:date="2019-07-05T15:35:00Z">
        <w:r w:rsidR="00D7730B">
          <w:t xml:space="preserve"> MW</w:t>
        </w:r>
      </w:ins>
      <w:r w:rsidR="00B874C2">
        <w:t xml:space="preserve"> would be dispatched at the same 10% </w:t>
      </w:r>
      <w:r w:rsidR="00C805FA">
        <w:t xml:space="preserve">MW </w:t>
      </w:r>
      <w:r w:rsidR="00B874C2">
        <w:t xml:space="preserve">output. </w:t>
      </w:r>
      <w:r w:rsidR="00C805FA">
        <w:t xml:space="preserve">The percentage </w:t>
      </w:r>
      <w:proofErr w:type="spellStart"/>
      <w:r w:rsidR="00C805FA">
        <w:t>MVAr</w:t>
      </w:r>
      <w:proofErr w:type="spellEnd"/>
      <w:r w:rsidR="00C805FA">
        <w:t xml:space="preserve"> output of both turbines would be the same. That percentage </w:t>
      </w:r>
      <w:proofErr w:type="spellStart"/>
      <w:r w:rsidR="00C805FA">
        <w:t>MVAr</w:t>
      </w:r>
      <w:proofErr w:type="spellEnd"/>
      <w:r w:rsidR="00C805FA">
        <w:t xml:space="preserve"> output for both turb</w:t>
      </w:r>
      <w:r w:rsidR="006D1A3C">
        <w:t>ines would be set such that the constrain</w:t>
      </w:r>
      <w:ins w:id="249" w:author="Michael Ebert" w:date="2019-06-27T11:02:00Z">
        <w:r w:rsidR="008621B0">
          <w:t>t</w:t>
        </w:r>
      </w:ins>
      <w:r w:rsidR="006D1A3C">
        <w:t xml:space="preserve">s </w:t>
      </w:r>
      <w:ins w:id="250" w:author="Michael Ebert" w:date="2019-06-27T11:02:00Z">
        <w:r w:rsidR="008621B0">
          <w:t xml:space="preserve">outlined </w:t>
        </w:r>
      </w:ins>
      <w:r w:rsidR="006D1A3C">
        <w:t xml:space="preserve">in </w:t>
      </w:r>
      <w:r w:rsidR="00125802">
        <w:t>S</w:t>
      </w:r>
      <w:r w:rsidR="006D1A3C">
        <w:t xml:space="preserve">ection </w:t>
      </w:r>
      <w:r w:rsidR="006D1A3C">
        <w:fldChar w:fldCharType="begin"/>
      </w:r>
      <w:r w:rsidR="006D1A3C">
        <w:instrText xml:space="preserve"> REF _Ref2585119 \w \h </w:instrText>
      </w:r>
      <w:r w:rsidR="006D1A3C">
        <w:fldChar w:fldCharType="separate"/>
      </w:r>
      <w:r w:rsidR="004C4C74">
        <w:rPr>
          <w:cs/>
        </w:rPr>
        <w:t>‎</w:t>
      </w:r>
      <w:r w:rsidR="004C4C74">
        <w:t>2</w:t>
      </w:r>
      <w:r w:rsidR="006D1A3C">
        <w:fldChar w:fldCharType="end"/>
      </w:r>
      <w:r w:rsidR="006D1A3C">
        <w:t xml:space="preserve"> are observed</w:t>
      </w:r>
      <w:r w:rsidR="00C805FA">
        <w:t xml:space="preserve">. Even though it is not necessary that both turbines will be dispatched at the same percentage </w:t>
      </w:r>
      <w:r w:rsidR="00125802">
        <w:t xml:space="preserve">real </w:t>
      </w:r>
      <w:r w:rsidR="00C805FA">
        <w:t xml:space="preserve">and </w:t>
      </w:r>
      <w:r w:rsidR="00125802">
        <w:t xml:space="preserve">reactive power </w:t>
      </w:r>
      <w:r w:rsidR="00C805FA">
        <w:t xml:space="preserve">in day-to-day operations, this was done in simulations to deal </w:t>
      </w:r>
      <w:r w:rsidR="00DF0C94">
        <w:t>with a managed number of cases.</w:t>
      </w:r>
    </w:p>
    <w:p w14:paraId="2A038114" w14:textId="0806BE39" w:rsidR="00E346F9" w:rsidRDefault="00125802" w:rsidP="00DF0C94">
      <w:pPr>
        <w:pStyle w:val="ParagraphBody"/>
      </w:pPr>
      <w:r>
        <w:t xml:space="preserve">The </w:t>
      </w:r>
      <w:r w:rsidR="00C36442">
        <w:t>M</w:t>
      </w:r>
      <w:r w:rsidR="00295C93">
        <w:t>ENG analysis revealed that TBI</w:t>
      </w:r>
      <w:r w:rsidR="00C36442">
        <w:t xml:space="preserve"> wind project will </w:t>
      </w:r>
      <w:del w:id="251" w:author="Steve Lay" w:date="2019-07-05T15:36:00Z">
        <w:r w:rsidR="00C36442" w:rsidDel="00D7730B">
          <w:delText xml:space="preserve">not </w:delText>
        </w:r>
      </w:del>
      <w:r w:rsidR="00C36442">
        <w:t xml:space="preserve">be able to </w:t>
      </w:r>
      <w:del w:id="252" w:author="Steve Lay" w:date="2019-07-05T15:37:00Z">
        <w:r w:rsidR="00C36442" w:rsidDel="00D7730B">
          <w:delText xml:space="preserve">meet </w:delText>
        </w:r>
      </w:del>
      <w:ins w:id="253" w:author="Steve Lay" w:date="2019-07-05T15:37:00Z">
        <w:r w:rsidR="00D7730B">
          <w:t>provide 0.95 leading to 0.95 lagging PF</w:t>
        </w:r>
      </w:ins>
      <w:del w:id="254" w:author="Steve Lay" w:date="2019-07-05T15:37:00Z">
        <w:r w:rsidR="00C36442" w:rsidDel="00D7730B">
          <w:delText xml:space="preserve">the PF </w:delText>
        </w:r>
        <w:commentRangeStart w:id="255"/>
        <w:r w:rsidR="00C36442" w:rsidDel="00D7730B">
          <w:delText>requirement</w:delText>
        </w:r>
      </w:del>
      <w:commentRangeEnd w:id="255"/>
      <w:r w:rsidR="005A54FE">
        <w:rPr>
          <w:rStyle w:val="CommentReference"/>
          <w:rFonts w:ascii="Times New Roman" w:eastAsia="Times New Roman" w:hAnsi="Times New Roman" w:cs="Times New Roman"/>
          <w:lang w:val="en-CA"/>
        </w:rPr>
        <w:commentReference w:id="255"/>
      </w:r>
      <w:r w:rsidR="00C36442">
        <w:t xml:space="preserve"> for the </w:t>
      </w:r>
      <w:del w:id="256" w:author="Steve Lay" w:date="2019-07-05T15:36:00Z">
        <w:r w:rsidR="00C36442" w:rsidDel="00D7730B">
          <w:delText xml:space="preserve">full </w:delText>
        </w:r>
      </w:del>
      <w:r w:rsidR="00C36442">
        <w:t>voltage range</w:t>
      </w:r>
      <w:ins w:id="257" w:author="Steve Lay" w:date="2019-07-05T15:36:00Z">
        <w:r w:rsidR="00D7730B">
          <w:t xml:space="preserve"> of 1.05 </w:t>
        </w:r>
        <w:proofErr w:type="spellStart"/>
        <w:r w:rsidR="00D7730B">
          <w:t>Vpu</w:t>
        </w:r>
        <w:proofErr w:type="spellEnd"/>
        <w:r w:rsidR="00D7730B">
          <w:t xml:space="preserve"> to 0.97 </w:t>
        </w:r>
        <w:proofErr w:type="spellStart"/>
        <w:r w:rsidR="00D7730B">
          <w:t>Vpu</w:t>
        </w:r>
      </w:ins>
      <w:proofErr w:type="spellEnd"/>
      <w:r w:rsidR="00C36442">
        <w:t xml:space="preserve"> at the POI. This holds up regardless of the way the DETCs are set. The full reactive power capability of the project </w:t>
      </w:r>
      <w:r w:rsidR="00853E61">
        <w:t xml:space="preserve">at different voltage levels </w:t>
      </w:r>
      <w:r w:rsidR="00C36442">
        <w:t xml:space="preserve">is provided in </w:t>
      </w:r>
      <w:r w:rsidR="00C36442">
        <w:fldChar w:fldCharType="begin"/>
      </w:r>
      <w:r w:rsidR="00C36442">
        <w:instrText xml:space="preserve"> REF _Ref531092197 \h </w:instrText>
      </w:r>
      <w:r w:rsidR="00C36442">
        <w:fldChar w:fldCharType="separate"/>
      </w:r>
      <w:r w:rsidR="004C4C74">
        <w:t xml:space="preserve">Figure </w:t>
      </w:r>
      <w:r w:rsidR="004C4C74">
        <w:rPr>
          <w:noProof/>
        </w:rPr>
        <w:t>2</w:t>
      </w:r>
      <w:r w:rsidR="00C36442">
        <w:fldChar w:fldCharType="end"/>
      </w:r>
      <w:r w:rsidR="00C36442">
        <w:t>.</w:t>
      </w:r>
      <w:r w:rsidR="004925BC">
        <w:t xml:space="preserve"> As can be see</w:t>
      </w:r>
      <w:r w:rsidR="00C76D62">
        <w:t>n from the graph, the project</w:t>
      </w:r>
      <w:r w:rsidR="004925BC">
        <w:t xml:space="preserve"> </w:t>
      </w:r>
      <w:r w:rsidR="00C76D62">
        <w:t>can</w:t>
      </w:r>
      <w:r w:rsidR="004925BC">
        <w:t xml:space="preserve"> meet the lagging PF requirement at certain </w:t>
      </w:r>
      <w:ins w:id="258" w:author="Michael Ebert" w:date="2019-06-27T11:21:00Z">
        <w:r w:rsidR="002B519D">
          <w:t xml:space="preserve">output levels </w:t>
        </w:r>
      </w:ins>
      <w:r w:rsidR="00C76D62">
        <w:t>for t</w:t>
      </w:r>
      <w:r w:rsidR="00345CC0">
        <w:t xml:space="preserve">he </w:t>
      </w:r>
      <w:del w:id="259" w:author="Steve Lay" w:date="2019-07-05T15:38:00Z">
        <w:r w:rsidR="00345CC0" w:rsidDel="005A54FE">
          <w:delText xml:space="preserve">full </w:delText>
        </w:r>
      </w:del>
      <w:r w:rsidR="00345CC0">
        <w:t xml:space="preserve">voltage range of 1.05 </w:t>
      </w:r>
      <w:proofErr w:type="spellStart"/>
      <w:r w:rsidR="00345CC0">
        <w:t>V</w:t>
      </w:r>
      <w:r w:rsidR="00C76D62">
        <w:t>pu</w:t>
      </w:r>
      <w:proofErr w:type="spellEnd"/>
      <w:r w:rsidR="00C76D62">
        <w:t xml:space="preserve"> to 0.95 </w:t>
      </w:r>
      <w:proofErr w:type="spellStart"/>
      <w:r w:rsidR="00C76D62">
        <w:t>Vpu</w:t>
      </w:r>
      <w:proofErr w:type="spellEnd"/>
      <w:r w:rsidR="004925BC">
        <w:t xml:space="preserve">. Also, the project is not able to </w:t>
      </w:r>
      <w:del w:id="260" w:author="Steve Lay" w:date="2019-07-05T15:38:00Z">
        <w:r w:rsidR="004925BC" w:rsidDel="005A54FE">
          <w:delText xml:space="preserve">meet </w:delText>
        </w:r>
      </w:del>
      <w:ins w:id="261" w:author="Steve Lay" w:date="2019-07-05T15:38:00Z">
        <w:r w:rsidR="005A54FE">
          <w:t>provide</w:t>
        </w:r>
      </w:ins>
      <w:del w:id="262" w:author="Steve Lay" w:date="2019-07-05T15:38:00Z">
        <w:r w:rsidR="004925BC" w:rsidDel="005A54FE">
          <w:delText>the</w:delText>
        </w:r>
      </w:del>
      <w:ins w:id="263" w:author="Steve Lay" w:date="2019-07-05T15:38:00Z">
        <w:r w:rsidR="005A54FE">
          <w:t xml:space="preserve"> 0.95</w:t>
        </w:r>
      </w:ins>
      <w:r w:rsidR="004925BC">
        <w:t xml:space="preserve"> leading PF </w:t>
      </w:r>
      <w:del w:id="264" w:author="Steve Lay" w:date="2019-07-05T15:38:00Z">
        <w:r w:rsidR="004925BC" w:rsidDel="005A54FE">
          <w:delText>requirement</w:delText>
        </w:r>
        <w:r w:rsidR="00B874C2" w:rsidDel="005A54FE">
          <w:delText xml:space="preserve"> </w:delText>
        </w:r>
      </w:del>
      <w:r w:rsidR="00B874C2">
        <w:t>at certain output levels</w:t>
      </w:r>
      <w:r w:rsidR="004925BC">
        <w:t xml:space="preserve"> if the voltage at the POI is less than 0.9</w:t>
      </w:r>
      <w:r w:rsidR="00CE5D09">
        <w:t>7</w:t>
      </w:r>
      <w:r w:rsidR="004925BC">
        <w:t xml:space="preserve"> </w:t>
      </w:r>
      <w:proofErr w:type="spellStart"/>
      <w:r w:rsidR="00345CC0">
        <w:t>V</w:t>
      </w:r>
      <w:r w:rsidR="004925BC">
        <w:t>pu</w:t>
      </w:r>
      <w:proofErr w:type="spellEnd"/>
      <w:r w:rsidR="004925BC">
        <w:t xml:space="preserve">. The </w:t>
      </w:r>
      <w:r w:rsidR="00E70C3F">
        <w:t>results</w:t>
      </w:r>
      <w:r w:rsidR="004925BC">
        <w:t xml:space="preserve"> in </w:t>
      </w:r>
      <w:r w:rsidR="004925BC">
        <w:fldChar w:fldCharType="begin"/>
      </w:r>
      <w:r w:rsidR="004925BC">
        <w:instrText xml:space="preserve"> REF _Ref531092197 \h </w:instrText>
      </w:r>
      <w:r w:rsidR="004925BC">
        <w:fldChar w:fldCharType="separate"/>
      </w:r>
      <w:r w:rsidR="004C4C74">
        <w:t xml:space="preserve">Figure </w:t>
      </w:r>
      <w:r w:rsidR="004C4C74">
        <w:rPr>
          <w:noProof/>
        </w:rPr>
        <w:t>2</w:t>
      </w:r>
      <w:r w:rsidR="004925BC">
        <w:fldChar w:fldCharType="end"/>
      </w:r>
      <w:r w:rsidR="004925BC">
        <w:t xml:space="preserve"> are summarized in </w:t>
      </w:r>
      <w:r w:rsidR="004925BC">
        <w:fldChar w:fldCharType="begin"/>
      </w:r>
      <w:r w:rsidR="004925BC">
        <w:instrText xml:space="preserve"> REF _Ref525727801 \h </w:instrText>
      </w:r>
      <w:r w:rsidR="004925BC">
        <w:fldChar w:fldCharType="separate"/>
      </w:r>
      <w:r w:rsidR="004C4C74" w:rsidDel="00DF0C94">
        <w:t xml:space="preserve">Table </w:t>
      </w:r>
      <w:r w:rsidR="004C4C74">
        <w:rPr>
          <w:noProof/>
        </w:rPr>
        <w:t>2</w:t>
      </w:r>
      <w:r w:rsidR="004925BC">
        <w:fldChar w:fldCharType="end"/>
      </w:r>
      <w:r w:rsidR="004925BC">
        <w:t xml:space="preserve">. </w:t>
      </w:r>
      <w:r w:rsidR="00B57A68">
        <w:t xml:space="preserve">The </w:t>
      </w:r>
      <w:r w:rsidR="00235721">
        <w:t xml:space="preserve">max </w:t>
      </w:r>
      <w:r w:rsidR="00B57A68">
        <w:t xml:space="preserve">collection system voltage when the voltage is 1.03 </w:t>
      </w:r>
      <w:proofErr w:type="spellStart"/>
      <w:r w:rsidR="00B57A68">
        <w:t>Vpu</w:t>
      </w:r>
      <w:proofErr w:type="spellEnd"/>
      <w:r w:rsidR="00B57A68">
        <w:t xml:space="preserve"> </w:t>
      </w:r>
      <w:r w:rsidR="00E23A27">
        <w:t xml:space="preserve">(with power factor of 0.95) </w:t>
      </w:r>
      <w:r w:rsidR="00B57A68">
        <w:t xml:space="preserve">at the POI is plotted in </w:t>
      </w:r>
      <w:r w:rsidR="00B57A68">
        <w:fldChar w:fldCharType="begin"/>
      </w:r>
      <w:r w:rsidR="00B57A68">
        <w:instrText xml:space="preserve"> REF _Ref2601524 \h </w:instrText>
      </w:r>
      <w:r w:rsidR="00B57A68">
        <w:fldChar w:fldCharType="separate"/>
      </w:r>
      <w:r w:rsidR="004C4C74">
        <w:t xml:space="preserve">Figure </w:t>
      </w:r>
      <w:r w:rsidR="004C4C74">
        <w:rPr>
          <w:noProof/>
        </w:rPr>
        <w:t>3</w:t>
      </w:r>
      <w:r w:rsidR="00B57A68">
        <w:fldChar w:fldCharType="end"/>
      </w:r>
      <w:r w:rsidR="00B57A68">
        <w:t xml:space="preserve">. </w:t>
      </w:r>
      <w:r w:rsidR="00C0628A">
        <w:t>A</w:t>
      </w:r>
      <w:r w:rsidR="00B57A68">
        <w:t xml:space="preserve"> plot showing the PF capabi</w:t>
      </w:r>
      <w:r w:rsidR="00DF0C94">
        <w:t>lity of the project is given in</w:t>
      </w:r>
      <w:r w:rsidR="00B57A68">
        <w:t xml:space="preserve"> </w:t>
      </w:r>
      <w:r w:rsidR="00B57A68">
        <w:fldChar w:fldCharType="begin"/>
      </w:r>
      <w:r w:rsidR="00B57A68">
        <w:instrText xml:space="preserve"> REF _Ref2604423 \h </w:instrText>
      </w:r>
      <w:r w:rsidR="00B57A68">
        <w:fldChar w:fldCharType="separate"/>
      </w:r>
      <w:r w:rsidR="004C4C74">
        <w:t xml:space="preserve">Figure </w:t>
      </w:r>
      <w:r w:rsidR="004C4C74">
        <w:rPr>
          <w:noProof/>
        </w:rPr>
        <w:t>4</w:t>
      </w:r>
      <w:r w:rsidR="00B57A68">
        <w:fldChar w:fldCharType="end"/>
      </w:r>
      <w:r w:rsidR="00B57A68">
        <w:t>.</w:t>
      </w:r>
      <w:ins w:id="265" w:author="Steve Lay" w:date="2019-07-05T15:52:00Z">
        <w:r w:rsidR="00242019">
          <w:t xml:space="preserve"> Is </w:t>
        </w:r>
      </w:ins>
    </w:p>
    <w:p w14:paraId="1959DA43" w14:textId="51D9C929" w:rsidR="00E346F9" w:rsidRDefault="00E346F9" w:rsidP="00DF0C94">
      <w:pPr>
        <w:pStyle w:val="ParagraphBody"/>
      </w:pPr>
      <w:r>
        <w:t xml:space="preserve">A detailed tabulation of the results is given in </w:t>
      </w:r>
      <w:r w:rsidR="000A4788">
        <w:fldChar w:fldCharType="begin"/>
      </w:r>
      <w:r w:rsidR="000A4788">
        <w:instrText xml:space="preserve"> REF _Ref531254563 \h </w:instrText>
      </w:r>
      <w:r w:rsidR="001E14B6">
        <w:instrText xml:space="preserve"> \* MERGEFORMAT </w:instrText>
      </w:r>
      <w:r w:rsidR="000A4788">
        <w:fldChar w:fldCharType="separate"/>
      </w:r>
      <w:r w:rsidR="004C4C74">
        <w:t xml:space="preserve">Table </w:t>
      </w:r>
      <w:r w:rsidR="004C4C74">
        <w:rPr>
          <w:noProof/>
        </w:rPr>
        <w:t>3</w:t>
      </w:r>
      <w:r w:rsidR="000A4788">
        <w:fldChar w:fldCharType="end"/>
      </w:r>
      <w:r w:rsidR="000A4788">
        <w:t xml:space="preserve">, </w:t>
      </w:r>
      <w:r w:rsidR="001E14B6">
        <w:fldChar w:fldCharType="begin"/>
      </w:r>
      <w:r w:rsidR="001E14B6">
        <w:instrText xml:space="preserve"> REF _Ref531336849 \h </w:instrText>
      </w:r>
      <w:r w:rsidR="001E14B6">
        <w:fldChar w:fldCharType="separate"/>
      </w:r>
      <w:r w:rsidR="004C4C74">
        <w:t xml:space="preserve">Table </w:t>
      </w:r>
      <w:r w:rsidR="004C4C74">
        <w:rPr>
          <w:noProof/>
        </w:rPr>
        <w:t>4</w:t>
      </w:r>
      <w:r w:rsidR="001E14B6">
        <w:fldChar w:fldCharType="end"/>
      </w:r>
      <w:r w:rsidR="001E14B6">
        <w:t xml:space="preserve">, </w:t>
      </w:r>
      <w:ins w:id="266" w:author="Curtis Roe" w:date="2019-06-27T20:34:00Z">
        <w:r w:rsidR="006569E8">
          <w:fldChar w:fldCharType="begin"/>
        </w:r>
        <w:r w:rsidR="006569E8">
          <w:instrText xml:space="preserve"> REF _Ref12560092 \h </w:instrText>
        </w:r>
      </w:ins>
      <w:r w:rsidR="006569E8">
        <w:fldChar w:fldCharType="separate"/>
      </w:r>
      <w:ins w:id="267" w:author="Curtis Roe" w:date="2019-06-27T20:34:00Z">
        <w:r w:rsidR="006569E8">
          <w:t xml:space="preserve">Table </w:t>
        </w:r>
        <w:r w:rsidR="006569E8">
          <w:rPr>
            <w:noProof/>
          </w:rPr>
          <w:t>5</w:t>
        </w:r>
        <w:r w:rsidR="006569E8">
          <w:fldChar w:fldCharType="end"/>
        </w:r>
      </w:ins>
      <w:del w:id="268" w:author="Michael Ebert" w:date="2019-06-27T11:23:00Z">
        <w:r w:rsidR="000A4788" w:rsidDel="002B519D">
          <w:fldChar w:fldCharType="begin"/>
        </w:r>
        <w:r w:rsidR="000A4788" w:rsidDel="002B519D">
          <w:delInstrText xml:space="preserve"> REF _Ref531254585 \h </w:delInstrText>
        </w:r>
        <w:r w:rsidR="001E14B6" w:rsidDel="002B519D">
          <w:delInstrText xml:space="preserve"> \* MERGEFORMAT </w:delInstrText>
        </w:r>
        <w:r w:rsidR="000A4788" w:rsidDel="002B519D">
          <w:fldChar w:fldCharType="separate"/>
        </w:r>
        <w:r w:rsidR="004C4C74" w:rsidDel="002B519D">
          <w:delText xml:space="preserve">Table </w:delText>
        </w:r>
        <w:r w:rsidR="004C4C74" w:rsidDel="002B519D">
          <w:rPr>
            <w:noProof/>
          </w:rPr>
          <w:delText>6</w:delText>
        </w:r>
        <w:r w:rsidR="000A4788" w:rsidDel="002B519D">
          <w:fldChar w:fldCharType="end"/>
        </w:r>
      </w:del>
      <w:ins w:id="269" w:author="Michael Ebert" w:date="2019-06-27T11:23:00Z">
        <w:del w:id="270" w:author="Curtis Roe" w:date="2019-06-27T20:34:00Z">
          <w:r w:rsidR="002B519D" w:rsidDel="006569E8">
            <w:delText>5</w:delText>
          </w:r>
        </w:del>
      </w:ins>
      <w:r w:rsidR="00C92E1B">
        <w:t xml:space="preserve">, and </w:t>
      </w:r>
      <w:r w:rsidR="00C92E1B">
        <w:fldChar w:fldCharType="begin"/>
      </w:r>
      <w:r w:rsidR="00C92E1B">
        <w:instrText xml:space="preserve"> REF _Ref531254585 \h </w:instrText>
      </w:r>
      <w:r w:rsidR="00C92E1B">
        <w:fldChar w:fldCharType="separate"/>
      </w:r>
      <w:r w:rsidR="004C4C74">
        <w:t xml:space="preserve">Table </w:t>
      </w:r>
      <w:r w:rsidR="004C4C74">
        <w:rPr>
          <w:noProof/>
        </w:rPr>
        <w:t>6</w:t>
      </w:r>
      <w:r w:rsidR="00C92E1B">
        <w:fldChar w:fldCharType="end"/>
      </w:r>
      <w:r w:rsidR="000A4788">
        <w:t xml:space="preserve"> </w:t>
      </w:r>
      <w:r>
        <w:t xml:space="preserve">for </w:t>
      </w:r>
      <w:r w:rsidR="00862329">
        <w:t xml:space="preserve">the </w:t>
      </w:r>
      <w:r w:rsidR="001E3358">
        <w:t xml:space="preserve">POI voltages 1.05 </w:t>
      </w:r>
      <w:proofErr w:type="spellStart"/>
      <w:r w:rsidR="00235721">
        <w:t>V</w:t>
      </w:r>
      <w:r w:rsidR="001E3358">
        <w:t>pu</w:t>
      </w:r>
      <w:proofErr w:type="spellEnd"/>
      <w:r w:rsidR="00C92E1B">
        <w:t>, 1.0</w:t>
      </w:r>
      <w:r w:rsidR="00151CEA">
        <w:t>3</w:t>
      </w:r>
      <w:r w:rsidR="00C92E1B">
        <w:t xml:space="preserve"> </w:t>
      </w:r>
      <w:proofErr w:type="spellStart"/>
      <w:r w:rsidR="00235721">
        <w:t>Vp</w:t>
      </w:r>
      <w:r w:rsidR="00C92E1B">
        <w:t>u</w:t>
      </w:r>
      <w:proofErr w:type="spellEnd"/>
      <w:r>
        <w:t>, 0.9</w:t>
      </w:r>
      <w:r w:rsidR="001E3358">
        <w:t>7</w:t>
      </w:r>
      <w:r>
        <w:t xml:space="preserve"> </w:t>
      </w:r>
      <w:proofErr w:type="spellStart"/>
      <w:r w:rsidR="00235721">
        <w:t>V</w:t>
      </w:r>
      <w:r>
        <w:t>pu</w:t>
      </w:r>
      <w:proofErr w:type="spellEnd"/>
      <w:r w:rsidR="00C92E1B">
        <w:t>,</w:t>
      </w:r>
      <w:r>
        <w:t xml:space="preserve"> and 0.95 </w:t>
      </w:r>
      <w:proofErr w:type="spellStart"/>
      <w:r w:rsidR="00235721">
        <w:t>V</w:t>
      </w:r>
      <w:r>
        <w:t>pu</w:t>
      </w:r>
      <w:proofErr w:type="spellEnd"/>
      <w:r>
        <w:t xml:space="preserve">, respectively. </w:t>
      </w:r>
      <w:r w:rsidR="00B874C2">
        <w:t xml:space="preserve">The results in the tables include gross </w:t>
      </w:r>
      <w:r w:rsidR="0061235C">
        <w:t xml:space="preserve">real and reactive power </w:t>
      </w:r>
      <w:r w:rsidR="00B874C2">
        <w:t xml:space="preserve">at the </w:t>
      </w:r>
      <w:ins w:id="271" w:author="Michael Ebert" w:date="2019-06-27T11:23:00Z">
        <w:r w:rsidR="002B519D">
          <w:t xml:space="preserve">34.5kV </w:t>
        </w:r>
      </w:ins>
      <w:r w:rsidR="00B874C2">
        <w:t xml:space="preserve">MV buses. </w:t>
      </w:r>
      <w:r w:rsidR="00C75C54">
        <w:t>A negative sign in the table means leading reactive power whether at the turbin</w:t>
      </w:r>
      <w:r w:rsidR="00DF0C94">
        <w:t>e terminals or the POI.</w:t>
      </w:r>
    </w:p>
    <w:p w14:paraId="2C6E687E" w14:textId="3636AB4A" w:rsidR="00FE00C3" w:rsidRDefault="0071515E" w:rsidP="00DF0C94">
      <w:pPr>
        <w:pStyle w:val="ParagraphBody"/>
      </w:pPr>
      <w:del w:id="272" w:author="Michael Ebert" w:date="2019-06-27T11:25:00Z">
        <w:r w:rsidDel="002B519D">
          <w:delText xml:space="preserve">It should be </w:delText>
        </w:r>
        <w:r w:rsidR="00B57A68" w:rsidDel="002B519D">
          <w:delText>noted</w:delText>
        </w:r>
        <w:r w:rsidDel="002B519D">
          <w:delText xml:space="preserve"> that t</w:delText>
        </w:r>
      </w:del>
      <w:ins w:id="273" w:author="Michael Ebert" w:date="2019-06-27T11:25:00Z">
        <w:r w:rsidR="002B519D">
          <w:t>T</w:t>
        </w:r>
      </w:ins>
      <w:r>
        <w:t xml:space="preserve">he </w:t>
      </w:r>
      <w:commentRangeStart w:id="274"/>
      <w:r>
        <w:t xml:space="preserve">project can meet the </w:t>
      </w:r>
      <w:commentRangeEnd w:id="274"/>
      <w:r w:rsidR="00242019">
        <w:rPr>
          <w:rStyle w:val="CommentReference"/>
          <w:rFonts w:ascii="Times New Roman" w:eastAsia="Times New Roman" w:hAnsi="Times New Roman" w:cs="Times New Roman"/>
          <w:lang w:val="en-CA"/>
        </w:rPr>
        <w:commentReference w:id="274"/>
      </w:r>
      <w:r w:rsidR="00075F14">
        <w:t>lagging</w:t>
      </w:r>
      <w:r w:rsidR="00B57A68">
        <w:t xml:space="preserve"> PF requirement at </w:t>
      </w:r>
      <w:r w:rsidR="005C223B">
        <w:t>1.0</w:t>
      </w:r>
      <w:r w:rsidR="00B57A68">
        <w:t>5</w:t>
      </w:r>
      <w:r w:rsidR="005C223B">
        <w:t xml:space="preserve"> </w:t>
      </w:r>
      <w:proofErr w:type="spellStart"/>
      <w:r w:rsidR="00075F14">
        <w:t>V</w:t>
      </w:r>
      <w:r>
        <w:t>pu</w:t>
      </w:r>
      <w:proofErr w:type="spellEnd"/>
      <w:r>
        <w:t xml:space="preserve"> at the POI </w:t>
      </w:r>
      <w:r w:rsidR="00B57A68">
        <w:t>even though</w:t>
      </w:r>
      <w:r>
        <w:t xml:space="preserve"> th</w:t>
      </w:r>
      <w:r w:rsidR="00B57A68">
        <w:t xml:space="preserve">e DETCs were set to allow the project to operate at a </w:t>
      </w:r>
      <w:r w:rsidR="00235721">
        <w:t xml:space="preserve">max </w:t>
      </w:r>
      <w:r>
        <w:t>voltage</w:t>
      </w:r>
      <w:r w:rsidR="00B57A68">
        <w:t xml:space="preserve"> of 1.04 </w:t>
      </w:r>
      <w:proofErr w:type="spellStart"/>
      <w:r w:rsidR="00B57A68">
        <w:t>Vpu</w:t>
      </w:r>
      <w:proofErr w:type="spellEnd"/>
      <w:r>
        <w:t xml:space="preserve">. </w:t>
      </w:r>
      <w:r w:rsidR="00075F14">
        <w:t xml:space="preserve">The reason for the project being able to meet the PF at 1.05 </w:t>
      </w:r>
      <w:proofErr w:type="spellStart"/>
      <w:r w:rsidR="00075F14">
        <w:t>Vpu</w:t>
      </w:r>
      <w:proofErr w:type="spellEnd"/>
      <w:r w:rsidR="00075F14">
        <w:t xml:space="preserve"> at the POI is that</w:t>
      </w:r>
      <w:ins w:id="275" w:author="Michael Ebert" w:date="2019-06-27T11:29:00Z">
        <w:r w:rsidR="00094322">
          <w:t>,</w:t>
        </w:r>
      </w:ins>
      <w:r w:rsidR="00075F14">
        <w:t xml:space="preserve"> at that POI voltage</w:t>
      </w:r>
      <w:ins w:id="276" w:author="Michael Ebert" w:date="2019-06-27T11:29:00Z">
        <w:r w:rsidR="00094322">
          <w:t>,</w:t>
        </w:r>
      </w:ins>
      <w:r w:rsidR="00075F14">
        <w:t xml:space="preserve"> with full project output</w:t>
      </w:r>
      <w:r w:rsidR="00BD13C5">
        <w:t xml:space="preserve"> </w:t>
      </w:r>
      <w:ins w:id="277" w:author="Michael Ebert" w:date="2019-06-27T12:10:00Z">
        <w:r w:rsidR="00C9354A">
          <w:t>and all</w:t>
        </w:r>
      </w:ins>
      <w:del w:id="278" w:author="Michael Ebert" w:date="2019-06-27T12:10:00Z">
        <w:r w:rsidR="00BD13C5" w:rsidDel="00C9354A">
          <w:delText>is that</w:delText>
        </w:r>
      </w:del>
      <w:r w:rsidR="00BD13C5">
        <w:t xml:space="preserve"> </w:t>
      </w:r>
      <w:r w:rsidR="00EE1E1A">
        <w:t>cap banks</w:t>
      </w:r>
      <w:r w:rsidR="00075F14">
        <w:t xml:space="preserve"> </w:t>
      </w:r>
      <w:del w:id="279" w:author="Michael Ebert" w:date="2019-06-27T12:12:00Z">
        <w:r w:rsidR="00075F14" w:rsidDel="007E365F">
          <w:delText xml:space="preserve">are </w:delText>
        </w:r>
      </w:del>
      <w:r w:rsidR="00075F14">
        <w:t>engaged in full</w:t>
      </w:r>
      <w:ins w:id="280" w:author="Michael Ebert" w:date="2019-06-27T12:10:00Z">
        <w:r w:rsidR="007E365F">
          <w:t>,</w:t>
        </w:r>
      </w:ins>
      <w:del w:id="281" w:author="Michael Ebert" w:date="2019-06-27T12:10:00Z">
        <w:r w:rsidR="00075F14" w:rsidDel="007E365F">
          <w:delText xml:space="preserve"> while</w:delText>
        </w:r>
      </w:del>
      <w:r w:rsidR="00406344">
        <w:t xml:space="preserve"> the</w:t>
      </w:r>
      <w:r w:rsidR="00075F14">
        <w:t xml:space="preserve"> turbines are</w:t>
      </w:r>
      <w:ins w:id="282" w:author="Michael Ebert" w:date="2019-06-27T12:10:00Z">
        <w:r w:rsidR="007E365F">
          <w:t xml:space="preserve"> able to be</w:t>
        </w:r>
      </w:ins>
      <w:r w:rsidR="00075F14">
        <w:t xml:space="preserve"> </w:t>
      </w:r>
      <w:r w:rsidR="00406344">
        <w:t xml:space="preserve">dispatched to provide the remaining </w:t>
      </w:r>
      <w:r w:rsidR="00125802">
        <w:t xml:space="preserve">reactive power </w:t>
      </w:r>
      <w:r w:rsidR="00406344">
        <w:t>needed to meet the PF requirement</w:t>
      </w:r>
      <w:r w:rsidR="00075F14">
        <w:t xml:space="preserve">. </w:t>
      </w:r>
      <w:r w:rsidR="00406344">
        <w:t xml:space="preserve">Dispatching the turbines this way causes the voltage at the turbine terminals to be less than the case in which the turbines </w:t>
      </w:r>
      <w:r w:rsidR="00B57A68">
        <w:t>are</w:t>
      </w:r>
      <w:r w:rsidR="00406344">
        <w:t xml:space="preserve"> </w:t>
      </w:r>
      <w:ins w:id="283" w:author="Michael Ebert" w:date="2019-06-27T12:12:00Z">
        <w:r w:rsidR="007E365F">
          <w:t xml:space="preserve">initially </w:t>
        </w:r>
      </w:ins>
      <w:r w:rsidR="00406344">
        <w:t xml:space="preserve">dispatched in full </w:t>
      </w:r>
      <w:ins w:id="284" w:author="Michael Ebert" w:date="2019-06-27T12:13:00Z">
        <w:r w:rsidR="007E365F">
          <w:t>and</w:t>
        </w:r>
      </w:ins>
      <w:del w:id="285" w:author="Michael Ebert" w:date="2019-06-27T12:13:00Z">
        <w:r w:rsidR="00406344" w:rsidDel="007E365F">
          <w:delText>while</w:delText>
        </w:r>
      </w:del>
      <w:r w:rsidR="00406344">
        <w:t xml:space="preserve"> the cap banks </w:t>
      </w:r>
      <w:ins w:id="286" w:author="Michael Ebert" w:date="2019-06-27T12:13:00Z">
        <w:r w:rsidR="007E365F">
          <w:t xml:space="preserve">are </w:t>
        </w:r>
      </w:ins>
      <w:r w:rsidR="00406344">
        <w:t xml:space="preserve">set to provide the remaining </w:t>
      </w:r>
      <w:r w:rsidR="00125802">
        <w:t>reactive power</w:t>
      </w:r>
      <w:ins w:id="287" w:author="Michael Ebert" w:date="2019-06-27T12:13:00Z">
        <w:r w:rsidR="007E365F">
          <w:t xml:space="preserve"> needed</w:t>
        </w:r>
      </w:ins>
      <w:r w:rsidR="00406344">
        <w:t xml:space="preserve">. In other words, the voltage at the turbine terminals is </w:t>
      </w:r>
      <w:r w:rsidR="00BD13C5">
        <w:t>more sensitive to</w:t>
      </w:r>
      <w:r w:rsidR="00406344">
        <w:t xml:space="preserve"> the capacitive current injection at the turbine terminals </w:t>
      </w:r>
      <w:del w:id="288" w:author="Michael Ebert" w:date="2019-06-27T12:16:00Z">
        <w:r w:rsidR="00406344" w:rsidDel="007E365F">
          <w:delText xml:space="preserve">more </w:delText>
        </w:r>
      </w:del>
      <w:r w:rsidR="00406344">
        <w:t xml:space="preserve">than </w:t>
      </w:r>
      <w:ins w:id="289" w:author="Michael Ebert" w:date="2019-06-27T12:16:00Z">
        <w:r w:rsidR="007E365F">
          <w:t xml:space="preserve">it is </w:t>
        </w:r>
      </w:ins>
      <w:r w:rsidR="00BD13C5">
        <w:t>sensitive to the</w:t>
      </w:r>
      <w:r w:rsidR="00406344">
        <w:t xml:space="preserve"> capacitive current inject</w:t>
      </w:r>
      <w:ins w:id="290" w:author="Michael Ebert" w:date="2019-06-27T12:16:00Z">
        <w:r w:rsidR="007E365F">
          <w:t>ed</w:t>
        </w:r>
      </w:ins>
      <w:r w:rsidR="00406344">
        <w:t xml:space="preserve"> </w:t>
      </w:r>
      <w:r w:rsidR="00BD13C5">
        <w:t xml:space="preserve">by the cap banks </w:t>
      </w:r>
      <w:r w:rsidR="00DF0C94">
        <w:t>at the substation.</w:t>
      </w:r>
    </w:p>
    <w:p w14:paraId="22AB6318" w14:textId="000A64D5" w:rsidR="00FE00C3" w:rsidRDefault="00FE00C3" w:rsidP="00FE00C3">
      <w:pPr>
        <w:pStyle w:val="Caption"/>
        <w:keepNext/>
      </w:pPr>
      <w:bookmarkStart w:id="291" w:name="_Ref525727801"/>
      <w:bookmarkStart w:id="292" w:name="_Toc12362484"/>
      <w:r w:rsidDel="00DF0C94">
        <w:t xml:space="preserve">Table </w:t>
      </w:r>
      <w:r w:rsidDel="00DF0C94">
        <w:fldChar w:fldCharType="begin"/>
      </w:r>
      <w:r w:rsidDel="00DF0C94">
        <w:instrText xml:space="preserve"> SEQ Table \* ARABIC </w:instrText>
      </w:r>
      <w:r w:rsidDel="00DF0C94">
        <w:fldChar w:fldCharType="separate"/>
      </w:r>
      <w:r w:rsidR="004C4C74">
        <w:rPr>
          <w:noProof/>
        </w:rPr>
        <w:t>2</w:t>
      </w:r>
      <w:r w:rsidDel="00DF0C94">
        <w:fldChar w:fldCharType="end"/>
      </w:r>
      <w:bookmarkEnd w:id="291"/>
      <w:r w:rsidDel="00DF0C94">
        <w:rPr>
          <w:lang w:val="en-US"/>
        </w:rPr>
        <w:t>. Summary of Reactive Power Results</w:t>
      </w:r>
      <w:bookmarkEnd w:id="292"/>
    </w:p>
    <w:tbl>
      <w:tblPr>
        <w:tblStyle w:val="TableGrid"/>
        <w:tblW w:w="0" w:type="auto"/>
        <w:jc w:val="center"/>
        <w:tblLook w:val="04A0" w:firstRow="1" w:lastRow="0" w:firstColumn="1" w:lastColumn="0" w:noHBand="0" w:noVBand="1"/>
      </w:tblPr>
      <w:tblGrid>
        <w:gridCol w:w="1841"/>
        <w:gridCol w:w="1411"/>
        <w:gridCol w:w="1422"/>
        <w:gridCol w:w="1677"/>
      </w:tblGrid>
      <w:tr w:rsidR="00FE00C3" w:rsidRPr="00307893" w14:paraId="7F2A6BB2" w14:textId="77777777" w:rsidTr="00FE00C3">
        <w:trPr>
          <w:trHeight w:val="288"/>
          <w:jc w:val="center"/>
        </w:trPr>
        <w:tc>
          <w:tcPr>
            <w:tcW w:w="0" w:type="auto"/>
            <w:tcBorders>
              <w:top w:val="nil"/>
              <w:left w:val="nil"/>
            </w:tcBorders>
            <w:shd w:val="clear" w:color="auto" w:fill="FFFFFF" w:themeFill="background1"/>
            <w:noWrap/>
            <w:vAlign w:val="center"/>
          </w:tcPr>
          <w:p w14:paraId="240567D6" w14:textId="4BB5B45A" w:rsidR="00FE00C3" w:rsidRPr="00307893" w:rsidRDefault="00FE00C3" w:rsidP="00611BA9">
            <w:pPr>
              <w:rPr>
                <w:sz w:val="18"/>
                <w:szCs w:val="18"/>
              </w:rPr>
            </w:pPr>
          </w:p>
        </w:tc>
        <w:tc>
          <w:tcPr>
            <w:tcW w:w="0" w:type="auto"/>
            <w:shd w:val="clear" w:color="auto" w:fill="5B9BD5" w:themeFill="accent1"/>
            <w:noWrap/>
            <w:vAlign w:val="center"/>
          </w:tcPr>
          <w:p w14:paraId="7E6D4798" w14:textId="77777777" w:rsidR="00FE00C3" w:rsidRPr="00307893" w:rsidRDefault="00FE00C3" w:rsidP="00611BA9">
            <w:pPr>
              <w:rPr>
                <w:sz w:val="18"/>
                <w:szCs w:val="18"/>
              </w:rPr>
            </w:pPr>
            <w:r>
              <w:rPr>
                <w:sz w:val="18"/>
                <w:szCs w:val="18"/>
              </w:rPr>
              <w:t>0.95 PF Leading</w:t>
            </w:r>
          </w:p>
        </w:tc>
        <w:tc>
          <w:tcPr>
            <w:tcW w:w="0" w:type="auto"/>
            <w:shd w:val="clear" w:color="auto" w:fill="5B9BD5" w:themeFill="accent1"/>
            <w:noWrap/>
            <w:vAlign w:val="center"/>
          </w:tcPr>
          <w:p w14:paraId="41607DAB" w14:textId="77777777" w:rsidR="00FE00C3" w:rsidRPr="00307893" w:rsidRDefault="00FE00C3" w:rsidP="00611BA9">
            <w:pPr>
              <w:rPr>
                <w:sz w:val="18"/>
                <w:szCs w:val="18"/>
              </w:rPr>
            </w:pPr>
            <w:r>
              <w:rPr>
                <w:sz w:val="18"/>
                <w:szCs w:val="18"/>
              </w:rPr>
              <w:t>0.95 PF Lagging</w:t>
            </w:r>
          </w:p>
        </w:tc>
        <w:tc>
          <w:tcPr>
            <w:tcW w:w="0" w:type="auto"/>
            <w:shd w:val="clear" w:color="auto" w:fill="5B9BD5" w:themeFill="accent1"/>
            <w:noWrap/>
            <w:vAlign w:val="center"/>
          </w:tcPr>
          <w:p w14:paraId="2DC1CEE1" w14:textId="77777777" w:rsidR="00FE00C3" w:rsidRPr="00307893" w:rsidRDefault="00FE00C3" w:rsidP="00611BA9">
            <w:pPr>
              <w:rPr>
                <w:sz w:val="18"/>
                <w:szCs w:val="18"/>
              </w:rPr>
            </w:pPr>
            <w:r>
              <w:rPr>
                <w:sz w:val="18"/>
                <w:szCs w:val="18"/>
              </w:rPr>
              <w:t>0.95 PF (both ways)</w:t>
            </w:r>
          </w:p>
        </w:tc>
      </w:tr>
      <w:tr w:rsidR="00FE00C3" w:rsidRPr="00307893" w14:paraId="478B3927" w14:textId="77777777" w:rsidTr="00611BA9">
        <w:trPr>
          <w:trHeight w:val="288"/>
          <w:jc w:val="center"/>
        </w:trPr>
        <w:tc>
          <w:tcPr>
            <w:tcW w:w="0" w:type="auto"/>
            <w:noWrap/>
            <w:hideMark/>
          </w:tcPr>
          <w:p w14:paraId="19728354" w14:textId="77777777" w:rsidR="00FE00C3" w:rsidRPr="00307893" w:rsidRDefault="00FE00C3" w:rsidP="00611BA9">
            <w:pPr>
              <w:rPr>
                <w:sz w:val="18"/>
                <w:szCs w:val="18"/>
              </w:rPr>
            </w:pPr>
            <w:r>
              <w:rPr>
                <w:sz w:val="18"/>
                <w:szCs w:val="18"/>
              </w:rPr>
              <w:t>Max POI Voltage (</w:t>
            </w:r>
            <w:proofErr w:type="spellStart"/>
            <w:r>
              <w:rPr>
                <w:sz w:val="18"/>
                <w:szCs w:val="18"/>
              </w:rPr>
              <w:t>pu</w:t>
            </w:r>
            <w:proofErr w:type="spellEnd"/>
            <w:r>
              <w:rPr>
                <w:sz w:val="18"/>
                <w:szCs w:val="18"/>
              </w:rPr>
              <w:t>)</w:t>
            </w:r>
          </w:p>
        </w:tc>
        <w:tc>
          <w:tcPr>
            <w:tcW w:w="0" w:type="auto"/>
            <w:noWrap/>
            <w:hideMark/>
          </w:tcPr>
          <w:p w14:paraId="5924E423" w14:textId="77777777" w:rsidR="00FE00C3" w:rsidRPr="00307893" w:rsidRDefault="00FE00C3" w:rsidP="00611BA9">
            <w:pPr>
              <w:rPr>
                <w:sz w:val="18"/>
                <w:szCs w:val="18"/>
              </w:rPr>
            </w:pPr>
            <w:r>
              <w:rPr>
                <w:sz w:val="18"/>
                <w:szCs w:val="18"/>
              </w:rPr>
              <w:t>1.05</w:t>
            </w:r>
          </w:p>
        </w:tc>
        <w:tc>
          <w:tcPr>
            <w:tcW w:w="0" w:type="auto"/>
            <w:noWrap/>
            <w:hideMark/>
          </w:tcPr>
          <w:p w14:paraId="7750FC83" w14:textId="2974F9BB" w:rsidR="00FE00C3" w:rsidRPr="00307893" w:rsidRDefault="00FE00C3" w:rsidP="00611BA9">
            <w:pPr>
              <w:rPr>
                <w:sz w:val="18"/>
                <w:szCs w:val="18"/>
              </w:rPr>
            </w:pPr>
            <w:r>
              <w:rPr>
                <w:sz w:val="18"/>
                <w:szCs w:val="18"/>
              </w:rPr>
              <w:t>1.0</w:t>
            </w:r>
            <w:r w:rsidR="00CE5D09">
              <w:rPr>
                <w:sz w:val="18"/>
                <w:szCs w:val="18"/>
              </w:rPr>
              <w:t>5</w:t>
            </w:r>
          </w:p>
        </w:tc>
        <w:tc>
          <w:tcPr>
            <w:tcW w:w="0" w:type="auto"/>
            <w:noWrap/>
            <w:hideMark/>
          </w:tcPr>
          <w:p w14:paraId="78F419B5" w14:textId="363DAA78" w:rsidR="00FE00C3" w:rsidRPr="00307893" w:rsidRDefault="00FE00C3" w:rsidP="00611BA9">
            <w:pPr>
              <w:rPr>
                <w:sz w:val="18"/>
                <w:szCs w:val="18"/>
              </w:rPr>
            </w:pPr>
            <w:r>
              <w:rPr>
                <w:sz w:val="18"/>
                <w:szCs w:val="18"/>
              </w:rPr>
              <w:t>1.0</w:t>
            </w:r>
            <w:r w:rsidR="00CE5D09">
              <w:rPr>
                <w:sz w:val="18"/>
                <w:szCs w:val="18"/>
              </w:rPr>
              <w:t>5</w:t>
            </w:r>
          </w:p>
        </w:tc>
      </w:tr>
      <w:tr w:rsidR="00FE00C3" w:rsidRPr="00307893" w14:paraId="64A561F3" w14:textId="77777777" w:rsidTr="00611BA9">
        <w:trPr>
          <w:trHeight w:val="288"/>
          <w:jc w:val="center"/>
        </w:trPr>
        <w:tc>
          <w:tcPr>
            <w:tcW w:w="0" w:type="auto"/>
            <w:noWrap/>
            <w:hideMark/>
          </w:tcPr>
          <w:p w14:paraId="431C6582" w14:textId="77777777" w:rsidR="00FE00C3" w:rsidRPr="00307893" w:rsidRDefault="00FE00C3" w:rsidP="00611BA9">
            <w:pPr>
              <w:rPr>
                <w:sz w:val="18"/>
                <w:szCs w:val="18"/>
              </w:rPr>
            </w:pPr>
            <w:r>
              <w:rPr>
                <w:sz w:val="18"/>
                <w:szCs w:val="18"/>
              </w:rPr>
              <w:t>Min POI Voltage (</w:t>
            </w:r>
            <w:proofErr w:type="spellStart"/>
            <w:r>
              <w:rPr>
                <w:sz w:val="18"/>
                <w:szCs w:val="18"/>
              </w:rPr>
              <w:t>pu</w:t>
            </w:r>
            <w:proofErr w:type="spellEnd"/>
            <w:r>
              <w:rPr>
                <w:sz w:val="18"/>
                <w:szCs w:val="18"/>
              </w:rPr>
              <w:t>)</w:t>
            </w:r>
          </w:p>
        </w:tc>
        <w:tc>
          <w:tcPr>
            <w:tcW w:w="0" w:type="auto"/>
            <w:noWrap/>
            <w:hideMark/>
          </w:tcPr>
          <w:p w14:paraId="336F0BFC" w14:textId="5FCF6026" w:rsidR="00FE00C3" w:rsidRPr="00307893" w:rsidRDefault="00FE00C3" w:rsidP="00611BA9">
            <w:pPr>
              <w:rPr>
                <w:sz w:val="18"/>
                <w:szCs w:val="18"/>
              </w:rPr>
            </w:pPr>
            <w:r>
              <w:rPr>
                <w:sz w:val="18"/>
                <w:szCs w:val="18"/>
              </w:rPr>
              <w:t>0.9</w:t>
            </w:r>
            <w:r w:rsidR="00CE5D09">
              <w:rPr>
                <w:sz w:val="18"/>
                <w:szCs w:val="18"/>
              </w:rPr>
              <w:t>7</w:t>
            </w:r>
          </w:p>
        </w:tc>
        <w:tc>
          <w:tcPr>
            <w:tcW w:w="0" w:type="auto"/>
            <w:noWrap/>
            <w:hideMark/>
          </w:tcPr>
          <w:p w14:paraId="462BA1A1" w14:textId="77777777" w:rsidR="00FE00C3" w:rsidRPr="00307893" w:rsidRDefault="00FE00C3" w:rsidP="00611BA9">
            <w:pPr>
              <w:rPr>
                <w:sz w:val="18"/>
                <w:szCs w:val="18"/>
              </w:rPr>
            </w:pPr>
            <w:r>
              <w:rPr>
                <w:sz w:val="18"/>
                <w:szCs w:val="18"/>
              </w:rPr>
              <w:t>0.95</w:t>
            </w:r>
          </w:p>
        </w:tc>
        <w:tc>
          <w:tcPr>
            <w:tcW w:w="0" w:type="auto"/>
            <w:noWrap/>
            <w:hideMark/>
          </w:tcPr>
          <w:p w14:paraId="12E48A96" w14:textId="7B799364" w:rsidR="00FE00C3" w:rsidRPr="00307893" w:rsidRDefault="00FE00C3" w:rsidP="00611BA9">
            <w:pPr>
              <w:rPr>
                <w:sz w:val="18"/>
                <w:szCs w:val="18"/>
              </w:rPr>
            </w:pPr>
            <w:r>
              <w:rPr>
                <w:sz w:val="18"/>
                <w:szCs w:val="18"/>
              </w:rPr>
              <w:t>0.9</w:t>
            </w:r>
            <w:r w:rsidR="00CE5D09">
              <w:rPr>
                <w:sz w:val="18"/>
                <w:szCs w:val="18"/>
              </w:rPr>
              <w:t>7</w:t>
            </w:r>
          </w:p>
        </w:tc>
      </w:tr>
    </w:tbl>
    <w:p w14:paraId="594D8160" w14:textId="77777777" w:rsidR="004B0C24" w:rsidRPr="00DF0C94" w:rsidRDefault="004B0C24" w:rsidP="00DF0C94"/>
    <w:p w14:paraId="5352DF2E" w14:textId="20079665" w:rsidR="00C36442" w:rsidRPr="004925BC" w:rsidRDefault="00CA50FB" w:rsidP="00DF0C94">
      <w:pPr>
        <w:pStyle w:val="ParagraphBody"/>
      </w:pPr>
      <w:r>
        <w:t>In s</w:t>
      </w:r>
      <w:r w:rsidR="00E70C3F" w:rsidRPr="00CA50FB">
        <w:t xml:space="preserve">ummary, the project can meet the lagging PF </w:t>
      </w:r>
      <w:r w:rsidR="007441FA" w:rsidRPr="00CA50FB">
        <w:t>requirement</w:t>
      </w:r>
      <w:r w:rsidR="00E70C3F" w:rsidRPr="00CA50FB">
        <w:t xml:space="preserve"> </w:t>
      </w:r>
      <w:r w:rsidR="004B63A7">
        <w:t xml:space="preserve">for the </w:t>
      </w:r>
      <w:del w:id="293" w:author="Steve Lay" w:date="2019-07-05T15:54:00Z">
        <w:r w:rsidR="004B63A7" w:rsidDel="00D10B45">
          <w:delText xml:space="preserve">full </w:delText>
        </w:r>
      </w:del>
      <w:r w:rsidR="004B63A7">
        <w:t xml:space="preserve">POI voltage range from 1.05 </w:t>
      </w:r>
      <w:proofErr w:type="spellStart"/>
      <w:r w:rsidR="004B63A7">
        <w:t>Vpu</w:t>
      </w:r>
      <w:proofErr w:type="spellEnd"/>
      <w:r w:rsidR="004B63A7">
        <w:t xml:space="preserve"> to 0.95 </w:t>
      </w:r>
      <w:proofErr w:type="spellStart"/>
      <w:r w:rsidR="004B63A7">
        <w:t>Vpu</w:t>
      </w:r>
      <w:proofErr w:type="spellEnd"/>
      <w:r w:rsidR="007441FA">
        <w:t>,</w:t>
      </w:r>
      <w:r w:rsidR="00E70C3F" w:rsidRPr="00CA50FB">
        <w:t xml:space="preserve"> and it can meet the </w:t>
      </w:r>
      <w:r w:rsidR="007441FA">
        <w:t>leading</w:t>
      </w:r>
      <w:r w:rsidR="00E70C3F" w:rsidRPr="00CA50FB">
        <w:t xml:space="preserve"> PF requirement if the POI </w:t>
      </w:r>
      <w:r w:rsidR="00E70C3F" w:rsidRPr="00CA50FB">
        <w:lastRenderedPageBreak/>
        <w:t>voltage is more than 0.9</w:t>
      </w:r>
      <w:r w:rsidR="004B63A7">
        <w:t>7</w:t>
      </w:r>
      <w:r w:rsidR="007441FA">
        <w:t xml:space="preserve"> </w:t>
      </w:r>
      <w:proofErr w:type="spellStart"/>
      <w:r w:rsidR="00855963">
        <w:t>V</w:t>
      </w:r>
      <w:r w:rsidR="007441FA">
        <w:t>pu</w:t>
      </w:r>
      <w:proofErr w:type="spellEnd"/>
      <w:r w:rsidR="00E70C3F" w:rsidRPr="00CA50FB">
        <w:t xml:space="preserve">. </w:t>
      </w:r>
      <w:r w:rsidR="004925BC" w:rsidRPr="00CA50FB">
        <w:t>Overall, the project</w:t>
      </w:r>
      <w:r w:rsidR="004925BC" w:rsidRPr="004925BC">
        <w:t xml:space="preserve"> can meet the PF requirement if the voltage at the POI is in between </w:t>
      </w:r>
      <w:commentRangeStart w:id="294"/>
      <w:r w:rsidR="004925BC" w:rsidRPr="004925BC">
        <w:t>0.9</w:t>
      </w:r>
      <w:r w:rsidR="004B63A7">
        <w:t>7</w:t>
      </w:r>
      <w:r w:rsidR="004925BC" w:rsidRPr="004925BC">
        <w:t xml:space="preserve"> </w:t>
      </w:r>
      <w:proofErr w:type="spellStart"/>
      <w:r w:rsidR="00855963">
        <w:t>V</w:t>
      </w:r>
      <w:r w:rsidR="004925BC" w:rsidRPr="004925BC">
        <w:t>pu</w:t>
      </w:r>
      <w:proofErr w:type="spellEnd"/>
      <w:r w:rsidR="004925BC" w:rsidRPr="004925BC">
        <w:t xml:space="preserve"> to 1.0</w:t>
      </w:r>
      <w:r w:rsidR="004B63A7">
        <w:t>5</w:t>
      </w:r>
      <w:r w:rsidR="00DF0C94">
        <w:t xml:space="preserve"> </w:t>
      </w:r>
      <w:proofErr w:type="spellStart"/>
      <w:r w:rsidR="00855963">
        <w:t>V</w:t>
      </w:r>
      <w:r w:rsidR="00DF0C94">
        <w:t>pu</w:t>
      </w:r>
      <w:proofErr w:type="spellEnd"/>
      <w:r w:rsidR="00DF0C94">
        <w:t>.</w:t>
      </w:r>
      <w:commentRangeEnd w:id="294"/>
      <w:r w:rsidR="00D10B45">
        <w:rPr>
          <w:rStyle w:val="CommentReference"/>
          <w:rFonts w:ascii="Times New Roman" w:eastAsia="Times New Roman" w:hAnsi="Times New Roman" w:cs="Times New Roman"/>
          <w:lang w:val="en-CA"/>
        </w:rPr>
        <w:commentReference w:id="294"/>
      </w:r>
    </w:p>
    <w:p w14:paraId="7CD4E718" w14:textId="77777777" w:rsidR="00855963" w:rsidRDefault="00855963" w:rsidP="00C36442">
      <w:pPr>
        <w:sectPr w:rsidR="00855963" w:rsidSect="00832B64">
          <w:footerReference w:type="default" r:id="rId19"/>
          <w:pgSz w:w="12240" w:h="15840" w:code="1"/>
          <w:pgMar w:top="1440" w:right="1440" w:bottom="1440" w:left="1440" w:header="720" w:footer="484" w:gutter="0"/>
          <w:cols w:space="720"/>
          <w:docGrid w:linePitch="360"/>
        </w:sectPr>
      </w:pPr>
    </w:p>
    <w:p w14:paraId="06A5B50E" w14:textId="1F362FCF" w:rsidR="00E75CD4" w:rsidRPr="00E75CD4" w:rsidRDefault="00E75CD4" w:rsidP="00C36442"/>
    <w:p w14:paraId="75186273" w14:textId="1A3CCC0F" w:rsidR="00C36442" w:rsidRDefault="005556D5" w:rsidP="00C36442">
      <w:pPr>
        <w:jc w:val="center"/>
      </w:pPr>
      <w:r>
        <w:rPr>
          <w:noProof/>
        </w:rPr>
        <w:drawing>
          <wp:inline distT="0" distB="0" distL="0" distR="0" wp14:anchorId="296D20FC" wp14:editId="4485B6D8">
            <wp:extent cx="7256972" cy="5339751"/>
            <wp:effectExtent l="0" t="0" r="1270" b="13335"/>
            <wp:docPr id="2" name="Chart 2">
              <a:extLst xmlns:a="http://schemas.openxmlformats.org/drawingml/2006/main">
                <a:ext uri="{FF2B5EF4-FFF2-40B4-BE49-F238E27FC236}">
                  <a16:creationId xmlns:a16="http://schemas.microsoft.com/office/drawing/2014/main" id="{57B82D97-B615-4934-8234-9F44EAEB63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88006A7" w14:textId="37D036BD" w:rsidR="00822936" w:rsidRDefault="00C36442" w:rsidP="00C36442">
      <w:pPr>
        <w:pStyle w:val="Caption"/>
        <w:rPr>
          <w:lang w:val="en-US"/>
        </w:rPr>
      </w:pPr>
      <w:bookmarkStart w:id="295" w:name="_Ref531092197"/>
      <w:bookmarkStart w:id="296" w:name="_Toc12362480"/>
      <w:r>
        <w:t xml:space="preserve">Figure </w:t>
      </w:r>
      <w:r>
        <w:fldChar w:fldCharType="begin"/>
      </w:r>
      <w:r>
        <w:instrText xml:space="preserve"> SEQ Figure \* ARABIC </w:instrText>
      </w:r>
      <w:r>
        <w:fldChar w:fldCharType="separate"/>
      </w:r>
      <w:r w:rsidR="004C4C74">
        <w:rPr>
          <w:noProof/>
        </w:rPr>
        <w:t>2</w:t>
      </w:r>
      <w:r>
        <w:fldChar w:fldCharType="end"/>
      </w:r>
      <w:bookmarkEnd w:id="295"/>
      <w:r>
        <w:rPr>
          <w:lang w:val="en-US"/>
        </w:rPr>
        <w:t xml:space="preserve">. </w:t>
      </w:r>
      <w:commentRangeStart w:id="297"/>
      <w:r w:rsidR="004925BC">
        <w:rPr>
          <w:lang w:val="en-US"/>
        </w:rPr>
        <w:t xml:space="preserve">P-Q </w:t>
      </w:r>
      <w:r>
        <w:rPr>
          <w:lang w:val="en-US"/>
        </w:rPr>
        <w:t>Capability</w:t>
      </w:r>
      <w:r w:rsidR="004925BC">
        <w:rPr>
          <w:lang w:val="en-US"/>
        </w:rPr>
        <w:t xml:space="preserve"> of the Project</w:t>
      </w:r>
      <w:r w:rsidR="007F36A2">
        <w:rPr>
          <w:lang w:val="en-US"/>
        </w:rPr>
        <w:t xml:space="preserve"> at Different POI Voltages</w:t>
      </w:r>
      <w:bookmarkEnd w:id="296"/>
      <w:commentRangeEnd w:id="297"/>
      <w:r w:rsidR="00D10B45">
        <w:rPr>
          <w:rStyle w:val="CommentReference"/>
          <w:b w:val="0"/>
          <w:bCs w:val="0"/>
          <w:i w:val="0"/>
          <w:iCs w:val="0"/>
        </w:rPr>
        <w:commentReference w:id="297"/>
      </w:r>
    </w:p>
    <w:p w14:paraId="622424F8" w14:textId="77777777" w:rsidR="00C0628A" w:rsidRPr="00FB1BD9" w:rsidRDefault="00C0628A" w:rsidP="00FB1BD9"/>
    <w:p w14:paraId="1FAB178F" w14:textId="08E6B162" w:rsidR="00C0628A" w:rsidRDefault="002B5B5F" w:rsidP="00C0628A">
      <w:pPr>
        <w:keepNext/>
        <w:jc w:val="center"/>
      </w:pPr>
      <w:r>
        <w:rPr>
          <w:noProof/>
        </w:rPr>
        <w:drawing>
          <wp:inline distT="0" distB="0" distL="0" distR="0" wp14:anchorId="152FA0B8" wp14:editId="2ED44EB2">
            <wp:extent cx="6286500" cy="4993375"/>
            <wp:effectExtent l="0" t="0" r="0" b="17145"/>
            <wp:docPr id="5" name="Chart 5">
              <a:extLst xmlns:a="http://schemas.openxmlformats.org/drawingml/2006/main">
                <a:ext uri="{FF2B5EF4-FFF2-40B4-BE49-F238E27FC236}">
                  <a16:creationId xmlns:a16="http://schemas.microsoft.com/office/drawing/2014/main" id="{7790743F-0201-4D47-B74E-221511D80F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B39E26" w14:textId="2E030F0F" w:rsidR="00C0628A" w:rsidRDefault="00C0628A" w:rsidP="00C0628A">
      <w:pPr>
        <w:pStyle w:val="Caption"/>
        <w:rPr>
          <w:lang w:val="en-US"/>
        </w:rPr>
      </w:pPr>
      <w:bookmarkStart w:id="298" w:name="_Ref2601524"/>
      <w:bookmarkStart w:id="299" w:name="_Toc12362481"/>
      <w:r>
        <w:t xml:space="preserve">Figure </w:t>
      </w:r>
      <w:r>
        <w:fldChar w:fldCharType="begin"/>
      </w:r>
      <w:r>
        <w:instrText xml:space="preserve"> SEQ Figure \* ARABIC </w:instrText>
      </w:r>
      <w:r>
        <w:fldChar w:fldCharType="separate"/>
      </w:r>
      <w:r w:rsidR="004C4C74">
        <w:rPr>
          <w:noProof/>
        </w:rPr>
        <w:t>3</w:t>
      </w:r>
      <w:r>
        <w:fldChar w:fldCharType="end"/>
      </w:r>
      <w:bookmarkEnd w:id="298"/>
      <w:r>
        <w:rPr>
          <w:lang w:val="en-US"/>
        </w:rPr>
        <w:t xml:space="preserve">. Maximum </w:t>
      </w:r>
      <w:r w:rsidR="000112BD">
        <w:rPr>
          <w:lang w:val="en-US"/>
        </w:rPr>
        <w:t xml:space="preserve">Collection System Voltage when POI </w:t>
      </w:r>
      <w:commentRangeStart w:id="300"/>
      <w:r w:rsidR="000112BD">
        <w:rPr>
          <w:lang w:val="en-US"/>
        </w:rPr>
        <w:t>V</w:t>
      </w:r>
      <w:r>
        <w:rPr>
          <w:lang w:val="en-US"/>
        </w:rPr>
        <w:t xml:space="preserve">oltage is 1.03 </w:t>
      </w:r>
      <w:proofErr w:type="spellStart"/>
      <w:r w:rsidR="000D1840">
        <w:rPr>
          <w:lang w:val="en-US"/>
        </w:rPr>
        <w:t>V</w:t>
      </w:r>
      <w:r>
        <w:rPr>
          <w:lang w:val="en-US"/>
        </w:rPr>
        <w:t>pu</w:t>
      </w:r>
      <w:bookmarkEnd w:id="299"/>
      <w:commentRangeEnd w:id="300"/>
      <w:proofErr w:type="spellEnd"/>
      <w:r w:rsidR="00D10B45">
        <w:rPr>
          <w:rStyle w:val="CommentReference"/>
          <w:b w:val="0"/>
          <w:bCs w:val="0"/>
          <w:i w:val="0"/>
          <w:iCs w:val="0"/>
        </w:rPr>
        <w:commentReference w:id="300"/>
      </w:r>
    </w:p>
    <w:p w14:paraId="0CEEACDE" w14:textId="77777777" w:rsidR="00C0628A" w:rsidRPr="00FB1BD9" w:rsidRDefault="00C0628A" w:rsidP="00FB1BD9"/>
    <w:p w14:paraId="62C6B912" w14:textId="18DC95B4" w:rsidR="00C0628A" w:rsidRDefault="00CA0A4A" w:rsidP="00C0628A">
      <w:pPr>
        <w:keepNext/>
        <w:jc w:val="center"/>
      </w:pPr>
      <w:r w:rsidRPr="00CA0A4A">
        <w:rPr>
          <w:noProof/>
        </w:rPr>
        <w:lastRenderedPageBreak/>
        <w:t xml:space="preserve"> </w:t>
      </w:r>
      <w:r w:rsidR="008C039D">
        <w:rPr>
          <w:noProof/>
        </w:rPr>
        <w:drawing>
          <wp:inline distT="0" distB="0" distL="0" distR="0" wp14:anchorId="6167CC37" wp14:editId="4F6E0929">
            <wp:extent cx="6329632" cy="5143500"/>
            <wp:effectExtent l="0" t="0" r="14605" b="0"/>
            <wp:docPr id="6" name="Chart 6">
              <a:extLst xmlns:a="http://schemas.openxmlformats.org/drawingml/2006/main">
                <a:ext uri="{FF2B5EF4-FFF2-40B4-BE49-F238E27FC236}">
                  <a16:creationId xmlns:a16="http://schemas.microsoft.com/office/drawing/2014/main" id="{73A484CD-E3CA-4225-9882-A22D7D1C46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CB6DA41" w14:textId="4654D652" w:rsidR="00C0628A" w:rsidRDefault="00C0628A" w:rsidP="00C0628A">
      <w:pPr>
        <w:pStyle w:val="Caption"/>
      </w:pPr>
      <w:bookmarkStart w:id="301" w:name="_Ref2604423"/>
      <w:bookmarkStart w:id="302" w:name="_Toc12362482"/>
      <w:r>
        <w:t xml:space="preserve">Figure </w:t>
      </w:r>
      <w:r>
        <w:fldChar w:fldCharType="begin"/>
      </w:r>
      <w:r>
        <w:instrText xml:space="preserve"> SEQ Figure \* ARABIC </w:instrText>
      </w:r>
      <w:r>
        <w:fldChar w:fldCharType="separate"/>
      </w:r>
      <w:r w:rsidR="004C4C74">
        <w:rPr>
          <w:noProof/>
        </w:rPr>
        <w:t>4</w:t>
      </w:r>
      <w:r>
        <w:fldChar w:fldCharType="end"/>
      </w:r>
      <w:bookmarkEnd w:id="301"/>
      <w:r>
        <w:rPr>
          <w:lang w:val="en-US"/>
        </w:rPr>
        <w:t xml:space="preserve">. Power Factor Capability of the </w:t>
      </w:r>
      <w:r w:rsidR="00A43928">
        <w:rPr>
          <w:lang w:val="en-US"/>
        </w:rPr>
        <w:t>P</w:t>
      </w:r>
      <w:r>
        <w:rPr>
          <w:lang w:val="en-US"/>
        </w:rPr>
        <w:t>roject</w:t>
      </w:r>
      <w:r w:rsidR="00A43928">
        <w:rPr>
          <w:lang w:val="en-US"/>
        </w:rPr>
        <w:t xml:space="preserve"> at Different POI Voltages</w:t>
      </w:r>
      <w:bookmarkEnd w:id="302"/>
    </w:p>
    <w:p w14:paraId="0C3821DF" w14:textId="1D76123B" w:rsidR="00855963" w:rsidRDefault="00855963">
      <w:pPr>
        <w:spacing w:after="160" w:line="259" w:lineRule="auto"/>
        <w:rPr>
          <w:lang w:val="en-US"/>
        </w:rPr>
      </w:pPr>
      <w:r>
        <w:rPr>
          <w:lang w:val="en-US"/>
        </w:rPr>
        <w:br w:type="page"/>
      </w:r>
    </w:p>
    <w:p w14:paraId="17C98CB4" w14:textId="1D6AE804" w:rsidR="00287DF0" w:rsidRPr="00855963" w:rsidRDefault="009E7F06" w:rsidP="00287DF0">
      <w:pPr>
        <w:pStyle w:val="Caption"/>
        <w:keepNext/>
      </w:pPr>
      <w:bookmarkStart w:id="303" w:name="_Ref531254563"/>
      <w:bookmarkStart w:id="304" w:name="_Toc12362485"/>
      <w:r>
        <w:lastRenderedPageBreak/>
        <w:t xml:space="preserve">Table </w:t>
      </w:r>
      <w:r>
        <w:fldChar w:fldCharType="begin"/>
      </w:r>
      <w:r>
        <w:instrText xml:space="preserve"> SEQ Table \* ARABIC </w:instrText>
      </w:r>
      <w:r>
        <w:fldChar w:fldCharType="separate"/>
      </w:r>
      <w:r w:rsidR="004C4C74">
        <w:rPr>
          <w:noProof/>
        </w:rPr>
        <w:t>3</w:t>
      </w:r>
      <w:r>
        <w:fldChar w:fldCharType="end"/>
      </w:r>
      <w:bookmarkEnd w:id="303"/>
      <w:r w:rsidR="00CA0A4A">
        <w:rPr>
          <w:lang w:val="en-US"/>
        </w:rPr>
        <w:t>. Reactive Power C</w:t>
      </w:r>
      <w:r>
        <w:rPr>
          <w:lang w:val="en-US"/>
        </w:rPr>
        <w:t xml:space="preserve">apability at V = 1.05 </w:t>
      </w:r>
      <w:proofErr w:type="spellStart"/>
      <w:r>
        <w:rPr>
          <w:lang w:val="en-US"/>
        </w:rPr>
        <w:t>pu</w:t>
      </w:r>
      <w:proofErr w:type="spellEnd"/>
      <w:r>
        <w:rPr>
          <w:lang w:val="en-US"/>
        </w:rPr>
        <w:t xml:space="preserve"> at the </w:t>
      </w:r>
      <w:commentRangeStart w:id="305"/>
      <w:r>
        <w:rPr>
          <w:lang w:val="en-US"/>
        </w:rPr>
        <w:t>POI</w:t>
      </w:r>
      <w:bookmarkEnd w:id="304"/>
      <w:commentRangeEnd w:id="305"/>
      <w:r w:rsidR="00D10B45">
        <w:rPr>
          <w:rStyle w:val="CommentReference"/>
          <w:b w:val="0"/>
          <w:bCs w:val="0"/>
          <w:i w:val="0"/>
          <w:iCs w:val="0"/>
        </w:rPr>
        <w:commentReference w:id="305"/>
      </w:r>
    </w:p>
    <w:tbl>
      <w:tblPr>
        <w:tblW w:w="0" w:type="auto"/>
        <w:jc w:val="center"/>
        <w:tblLook w:val="04A0" w:firstRow="1" w:lastRow="0" w:firstColumn="1" w:lastColumn="0" w:noHBand="0" w:noVBand="1"/>
      </w:tblPr>
      <w:tblGrid>
        <w:gridCol w:w="1144"/>
        <w:gridCol w:w="746"/>
        <w:gridCol w:w="848"/>
        <w:gridCol w:w="1244"/>
        <w:gridCol w:w="964"/>
        <w:gridCol w:w="964"/>
        <w:gridCol w:w="964"/>
        <w:gridCol w:w="745"/>
        <w:gridCol w:w="847"/>
        <w:gridCol w:w="1244"/>
        <w:gridCol w:w="1317"/>
        <w:gridCol w:w="964"/>
        <w:gridCol w:w="964"/>
      </w:tblGrid>
      <w:tr w:rsidR="005F1805" w:rsidRPr="00930B72" w14:paraId="16DD0095" w14:textId="77777777" w:rsidTr="00930B72">
        <w:trPr>
          <w:trHeight w:val="300"/>
          <w:jc w:val="center"/>
        </w:trPr>
        <w:tc>
          <w:tcPr>
            <w:tcW w:w="0" w:type="auto"/>
            <w:tcBorders>
              <w:right w:val="single" w:sz="4" w:space="0" w:color="auto"/>
            </w:tcBorders>
            <w:shd w:val="clear" w:color="auto" w:fill="auto"/>
            <w:noWrap/>
            <w:vAlign w:val="bottom"/>
            <w:hideMark/>
          </w:tcPr>
          <w:p w14:paraId="1BAA084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650CF066"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Leading</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3C6F5A0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Lagging</w:t>
            </w:r>
          </w:p>
        </w:tc>
      </w:tr>
      <w:tr w:rsidR="005F1805" w:rsidRPr="00930B72" w14:paraId="6BE4B31E" w14:textId="77777777" w:rsidTr="00930B72">
        <w:trPr>
          <w:trHeight w:val="300"/>
          <w:jc w:val="center"/>
        </w:trPr>
        <w:tc>
          <w:tcPr>
            <w:tcW w:w="0" w:type="auto"/>
            <w:tcBorders>
              <w:bottom w:val="single" w:sz="4" w:space="0" w:color="auto"/>
              <w:right w:val="single" w:sz="4" w:space="0" w:color="auto"/>
            </w:tcBorders>
            <w:shd w:val="clear" w:color="auto" w:fill="auto"/>
            <w:noWrap/>
            <w:vAlign w:val="bottom"/>
            <w:hideMark/>
          </w:tcPr>
          <w:p w14:paraId="376BFF4A"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452D8556" w14:textId="3A4DBDC9"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Absorption </w:t>
            </w:r>
            <w:proofErr w:type="spellStart"/>
            <w:r w:rsidR="000D1840">
              <w:rPr>
                <w:rFonts w:ascii="Arial" w:hAnsi="Arial" w:cs="Arial"/>
                <w:color w:val="000000"/>
                <w:sz w:val="18"/>
                <w:szCs w:val="18"/>
                <w:lang w:val="en-US"/>
              </w:rPr>
              <w:t>MVAr</w:t>
            </w:r>
            <w:proofErr w:type="spellEnd"/>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7E610AB5"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Supplying </w:t>
            </w:r>
            <w:proofErr w:type="spellStart"/>
            <w:r w:rsidRPr="00930B72">
              <w:rPr>
                <w:rFonts w:ascii="Arial" w:hAnsi="Arial" w:cs="Arial"/>
                <w:color w:val="000000"/>
                <w:sz w:val="18"/>
                <w:szCs w:val="18"/>
                <w:lang w:val="en-US"/>
              </w:rPr>
              <w:t>MVAr</w:t>
            </w:r>
            <w:proofErr w:type="spellEnd"/>
          </w:p>
        </w:tc>
      </w:tr>
      <w:tr w:rsidR="005F1805" w:rsidRPr="00930B72" w14:paraId="2D648F43"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B87F5C"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Turbine MW</w:t>
            </w:r>
          </w:p>
        </w:tc>
        <w:tc>
          <w:tcPr>
            <w:tcW w:w="0" w:type="auto"/>
            <w:tcBorders>
              <w:top w:val="nil"/>
              <w:left w:val="nil"/>
              <w:bottom w:val="single" w:sz="4" w:space="0" w:color="auto"/>
              <w:right w:val="single" w:sz="4" w:space="0" w:color="auto"/>
            </w:tcBorders>
            <w:shd w:val="clear" w:color="auto" w:fill="auto"/>
            <w:noWrap/>
            <w:vAlign w:val="bottom"/>
            <w:hideMark/>
          </w:tcPr>
          <w:p w14:paraId="23FAB0D5"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635EAEFF"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426C61C0"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52EED8EB" w14:textId="1532BFE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1</w:t>
            </w:r>
            <w:ins w:id="306" w:author="Steve Lay" w:date="2019-07-05T19:39:00Z">
              <w:r w:rsidR="004905A4">
                <w:rPr>
                  <w:rFonts w:ascii="Arial" w:hAnsi="Arial" w:cs="Arial"/>
                  <w:color w:val="000000"/>
                  <w:sz w:val="18"/>
                  <w:szCs w:val="18"/>
                  <w:lang w:val="en-US"/>
                </w:rPr>
                <w:t xml:space="preserve"> </w:t>
              </w:r>
              <w:proofErr w:type="spellStart"/>
              <w:r w:rsidR="004905A4">
                <w:rPr>
                  <w:rFonts w:ascii="Arial" w:hAnsi="Arial" w:cs="Arial"/>
                  <w:color w:val="000000"/>
                  <w:sz w:val="18"/>
                  <w:szCs w:val="18"/>
                  <w:lang w:val="en-US"/>
                </w:rPr>
                <w:t>MVA</w:t>
              </w:r>
              <w:r w:rsidR="005F1805">
                <w:rPr>
                  <w:rFonts w:ascii="Arial" w:hAnsi="Arial" w:cs="Arial"/>
                  <w:color w:val="000000"/>
                  <w:sz w:val="18"/>
                  <w:szCs w:val="18"/>
                  <w:lang w:val="en-US"/>
                </w:rPr>
                <w:t>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300484DE" w14:textId="524CEDB6"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ins w:id="307" w:author="Steve Lay" w:date="2019-07-05T19:40: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w:t>
              </w:r>
              <w:r w:rsidR="004905A4">
                <w:rPr>
                  <w:rFonts w:ascii="Arial" w:hAnsi="Arial" w:cs="Arial"/>
                  <w:color w:val="000000"/>
                  <w:sz w:val="18"/>
                  <w:szCs w:val="18"/>
                  <w:lang w:val="en-US"/>
                </w:rPr>
                <w:t>VA</w:t>
              </w:r>
              <w:r w:rsidR="005F1805">
                <w:rPr>
                  <w:rFonts w:ascii="Arial" w:hAnsi="Arial" w:cs="Arial"/>
                  <w:color w:val="000000"/>
                  <w:sz w:val="18"/>
                  <w:szCs w:val="18"/>
                  <w:lang w:val="en-US"/>
                </w:rPr>
                <w:t>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3869F5CA" w14:textId="15286DFD"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ins w:id="308" w:author="Steve Lay" w:date="2019-07-05T19:40:00Z">
              <w:r w:rsidR="005F1805">
                <w:rPr>
                  <w:rFonts w:ascii="Arial" w:hAnsi="Arial" w:cs="Arial"/>
                  <w:color w:val="000000"/>
                  <w:sz w:val="18"/>
                  <w:szCs w:val="18"/>
                  <w:lang w:val="en-US"/>
                </w:rPr>
                <w:t xml:space="preserve"> </w:t>
              </w:r>
              <w:proofErr w:type="spellStart"/>
              <w:r w:rsidR="004905A4">
                <w:rPr>
                  <w:rFonts w:ascii="Arial" w:hAnsi="Arial" w:cs="Arial"/>
                  <w:color w:val="000000"/>
                  <w:sz w:val="18"/>
                  <w:szCs w:val="18"/>
                  <w:lang w:val="en-US"/>
                </w:rPr>
                <w:t>MVA</w:t>
              </w:r>
              <w:r w:rsidR="005F1805">
                <w:rPr>
                  <w:rFonts w:ascii="Arial" w:hAnsi="Arial" w:cs="Arial"/>
                  <w:color w:val="000000"/>
                  <w:sz w:val="18"/>
                  <w:szCs w:val="18"/>
                  <w:lang w:val="en-US"/>
                </w:rPr>
                <w:t>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5407289D"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31ADEDE5"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88C426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37DB7B6D" w14:textId="034ABF41" w:rsidR="00930B72" w:rsidRPr="00930B72" w:rsidRDefault="00930B72" w:rsidP="00930B72">
            <w:pPr>
              <w:jc w:val="center"/>
              <w:rPr>
                <w:rFonts w:ascii="Arial" w:hAnsi="Arial" w:cs="Arial"/>
                <w:color w:val="000000"/>
                <w:sz w:val="18"/>
                <w:szCs w:val="18"/>
                <w:lang w:val="en-US"/>
              </w:rPr>
            </w:pPr>
            <w:commentRangeStart w:id="309"/>
            <w:r w:rsidRPr="00930B72">
              <w:rPr>
                <w:rFonts w:ascii="Arial" w:hAnsi="Arial" w:cs="Arial"/>
                <w:color w:val="000000"/>
                <w:sz w:val="18"/>
                <w:szCs w:val="18"/>
                <w:lang w:val="en-US"/>
              </w:rPr>
              <w:t>Bus 1</w:t>
            </w:r>
            <w:ins w:id="310" w:author="Steve Lay" w:date="2019-07-05T19:40: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commentRangeEnd w:id="309"/>
            <w:proofErr w:type="spellEnd"/>
            <w:ins w:id="311" w:author="Steve Lay" w:date="2019-07-05T19:43:00Z">
              <w:r w:rsidR="005F1805">
                <w:rPr>
                  <w:rStyle w:val="CommentReference"/>
                </w:rPr>
                <w:commentReference w:id="309"/>
              </w:r>
            </w:ins>
          </w:p>
        </w:tc>
        <w:tc>
          <w:tcPr>
            <w:tcW w:w="0" w:type="auto"/>
            <w:tcBorders>
              <w:top w:val="nil"/>
              <w:left w:val="nil"/>
              <w:bottom w:val="single" w:sz="4" w:space="0" w:color="auto"/>
              <w:right w:val="single" w:sz="4" w:space="0" w:color="auto"/>
            </w:tcBorders>
            <w:shd w:val="clear" w:color="auto" w:fill="auto"/>
            <w:noWrap/>
            <w:vAlign w:val="bottom"/>
            <w:hideMark/>
          </w:tcPr>
          <w:p w14:paraId="7A1AC58F" w14:textId="4024BB9C"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ins w:id="312" w:author="Steve Lay" w:date="2019-07-05T19:40: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019EB4B" w14:textId="5A065FEA"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ins w:id="313" w:author="Steve Lay" w:date="2019-07-05T19:40: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r>
      <w:tr w:rsidR="005F1805" w:rsidRPr="00930B72" w14:paraId="72A2DA6B"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D8D04A" w14:textId="32406EB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0.0</w:t>
            </w:r>
          </w:p>
        </w:tc>
        <w:tc>
          <w:tcPr>
            <w:tcW w:w="0" w:type="auto"/>
            <w:tcBorders>
              <w:top w:val="nil"/>
              <w:left w:val="nil"/>
              <w:bottom w:val="single" w:sz="4" w:space="0" w:color="auto"/>
              <w:right w:val="single" w:sz="4" w:space="0" w:color="auto"/>
            </w:tcBorders>
            <w:shd w:val="clear" w:color="auto" w:fill="auto"/>
            <w:noWrap/>
            <w:vAlign w:val="bottom"/>
            <w:hideMark/>
          </w:tcPr>
          <w:p w14:paraId="69BB5D47" w14:textId="02008E2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-2.6</w:t>
            </w:r>
          </w:p>
        </w:tc>
        <w:tc>
          <w:tcPr>
            <w:tcW w:w="0" w:type="auto"/>
            <w:tcBorders>
              <w:top w:val="nil"/>
              <w:left w:val="nil"/>
              <w:bottom w:val="single" w:sz="4" w:space="0" w:color="auto"/>
              <w:right w:val="single" w:sz="4" w:space="0" w:color="auto"/>
            </w:tcBorders>
            <w:shd w:val="clear" w:color="auto" w:fill="auto"/>
            <w:noWrap/>
            <w:vAlign w:val="bottom"/>
            <w:hideMark/>
          </w:tcPr>
          <w:p w14:paraId="53F6680D" w14:textId="1AA7B83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-104.2</w:t>
            </w:r>
          </w:p>
        </w:tc>
        <w:tc>
          <w:tcPr>
            <w:tcW w:w="0" w:type="auto"/>
            <w:tcBorders>
              <w:top w:val="nil"/>
              <w:left w:val="nil"/>
              <w:bottom w:val="single" w:sz="4" w:space="0" w:color="auto"/>
              <w:right w:val="single" w:sz="4" w:space="0" w:color="auto"/>
            </w:tcBorders>
            <w:shd w:val="clear" w:color="auto" w:fill="auto"/>
            <w:noWrap/>
            <w:vAlign w:val="bottom"/>
            <w:hideMark/>
          </w:tcPr>
          <w:p w14:paraId="2F028CD8" w14:textId="10F6F981"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142.7</w:t>
            </w:r>
          </w:p>
        </w:tc>
        <w:tc>
          <w:tcPr>
            <w:tcW w:w="0" w:type="auto"/>
            <w:tcBorders>
              <w:top w:val="nil"/>
              <w:left w:val="nil"/>
              <w:bottom w:val="single" w:sz="4" w:space="0" w:color="auto"/>
              <w:right w:val="single" w:sz="4" w:space="0" w:color="auto"/>
            </w:tcBorders>
            <w:shd w:val="clear" w:color="auto" w:fill="auto"/>
            <w:noWrap/>
            <w:vAlign w:val="bottom"/>
            <w:hideMark/>
          </w:tcPr>
          <w:p w14:paraId="0FE2174F" w14:textId="282C477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-38.6</w:t>
            </w:r>
          </w:p>
        </w:tc>
        <w:tc>
          <w:tcPr>
            <w:tcW w:w="0" w:type="auto"/>
            <w:tcBorders>
              <w:top w:val="nil"/>
              <w:left w:val="nil"/>
              <w:bottom w:val="single" w:sz="4" w:space="0" w:color="auto"/>
              <w:right w:val="single" w:sz="4" w:space="0" w:color="auto"/>
            </w:tcBorders>
            <w:shd w:val="clear" w:color="auto" w:fill="auto"/>
            <w:noWrap/>
            <w:vAlign w:val="bottom"/>
            <w:hideMark/>
          </w:tcPr>
          <w:p w14:paraId="6FA4E732" w14:textId="0F53636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-36.7</w:t>
            </w:r>
          </w:p>
        </w:tc>
        <w:tc>
          <w:tcPr>
            <w:tcW w:w="0" w:type="auto"/>
            <w:tcBorders>
              <w:top w:val="nil"/>
              <w:left w:val="nil"/>
              <w:bottom w:val="single" w:sz="4" w:space="0" w:color="auto"/>
              <w:right w:val="single" w:sz="4" w:space="0" w:color="auto"/>
            </w:tcBorders>
            <w:shd w:val="clear" w:color="auto" w:fill="auto"/>
            <w:noWrap/>
            <w:vAlign w:val="bottom"/>
            <w:hideMark/>
          </w:tcPr>
          <w:p w14:paraId="24465D88" w14:textId="06147AE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-25.5</w:t>
            </w:r>
          </w:p>
        </w:tc>
        <w:tc>
          <w:tcPr>
            <w:tcW w:w="0" w:type="auto"/>
            <w:tcBorders>
              <w:top w:val="nil"/>
              <w:left w:val="nil"/>
              <w:bottom w:val="single" w:sz="4" w:space="0" w:color="auto"/>
              <w:right w:val="single" w:sz="4" w:space="0" w:color="auto"/>
            </w:tcBorders>
            <w:shd w:val="clear" w:color="auto" w:fill="auto"/>
            <w:noWrap/>
            <w:vAlign w:val="bottom"/>
            <w:hideMark/>
          </w:tcPr>
          <w:p w14:paraId="3A7EE154" w14:textId="5A1C334D"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-2.3</w:t>
            </w:r>
          </w:p>
        </w:tc>
        <w:tc>
          <w:tcPr>
            <w:tcW w:w="0" w:type="auto"/>
            <w:tcBorders>
              <w:top w:val="nil"/>
              <w:left w:val="nil"/>
              <w:bottom w:val="single" w:sz="4" w:space="0" w:color="auto"/>
              <w:right w:val="single" w:sz="4" w:space="0" w:color="auto"/>
            </w:tcBorders>
            <w:shd w:val="clear" w:color="auto" w:fill="auto"/>
            <w:noWrap/>
            <w:vAlign w:val="bottom"/>
            <w:hideMark/>
          </w:tcPr>
          <w:p w14:paraId="309732D3" w14:textId="30E0FB19"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168.8</w:t>
            </w:r>
          </w:p>
        </w:tc>
        <w:tc>
          <w:tcPr>
            <w:tcW w:w="0" w:type="auto"/>
            <w:tcBorders>
              <w:top w:val="nil"/>
              <w:left w:val="nil"/>
              <w:bottom w:val="single" w:sz="4" w:space="0" w:color="auto"/>
              <w:right w:val="single" w:sz="4" w:space="0" w:color="auto"/>
            </w:tcBorders>
            <w:shd w:val="clear" w:color="auto" w:fill="auto"/>
            <w:noWrap/>
            <w:vAlign w:val="bottom"/>
            <w:hideMark/>
          </w:tcPr>
          <w:p w14:paraId="3385A44A" w14:textId="2326582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72.9</w:t>
            </w:r>
          </w:p>
        </w:tc>
        <w:tc>
          <w:tcPr>
            <w:tcW w:w="0" w:type="auto"/>
            <w:tcBorders>
              <w:top w:val="nil"/>
              <w:left w:val="nil"/>
              <w:bottom w:val="single" w:sz="4" w:space="0" w:color="auto"/>
              <w:right w:val="single" w:sz="4" w:space="0" w:color="auto"/>
            </w:tcBorders>
            <w:shd w:val="clear" w:color="auto" w:fill="auto"/>
            <w:noWrap/>
            <w:vAlign w:val="bottom"/>
            <w:hideMark/>
          </w:tcPr>
          <w:p w14:paraId="28FC8A58" w14:textId="4596749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64.7</w:t>
            </w:r>
          </w:p>
        </w:tc>
        <w:tc>
          <w:tcPr>
            <w:tcW w:w="0" w:type="auto"/>
            <w:tcBorders>
              <w:top w:val="nil"/>
              <w:left w:val="nil"/>
              <w:bottom w:val="single" w:sz="4" w:space="0" w:color="auto"/>
              <w:right w:val="single" w:sz="4" w:space="0" w:color="auto"/>
            </w:tcBorders>
            <w:shd w:val="clear" w:color="auto" w:fill="auto"/>
            <w:noWrap/>
            <w:vAlign w:val="bottom"/>
            <w:hideMark/>
          </w:tcPr>
          <w:p w14:paraId="7B54152D" w14:textId="65773E01"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61.8</w:t>
            </w:r>
          </w:p>
        </w:tc>
        <w:tc>
          <w:tcPr>
            <w:tcW w:w="0" w:type="auto"/>
            <w:tcBorders>
              <w:top w:val="nil"/>
              <w:left w:val="nil"/>
              <w:bottom w:val="single" w:sz="4" w:space="0" w:color="auto"/>
              <w:right w:val="single" w:sz="4" w:space="0" w:color="auto"/>
            </w:tcBorders>
            <w:shd w:val="clear" w:color="auto" w:fill="auto"/>
            <w:noWrap/>
            <w:vAlign w:val="bottom"/>
            <w:hideMark/>
          </w:tcPr>
          <w:p w14:paraId="63BD5CED" w14:textId="57AE0B7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51.4</w:t>
            </w:r>
          </w:p>
        </w:tc>
      </w:tr>
      <w:tr w:rsidR="005F1805" w:rsidRPr="00930B72" w14:paraId="1B12F34E"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A23168" w14:textId="7A375D9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0.1</w:t>
            </w:r>
          </w:p>
        </w:tc>
        <w:tc>
          <w:tcPr>
            <w:tcW w:w="0" w:type="auto"/>
            <w:tcBorders>
              <w:top w:val="nil"/>
              <w:left w:val="nil"/>
              <w:bottom w:val="single" w:sz="4" w:space="0" w:color="auto"/>
              <w:right w:val="single" w:sz="4" w:space="0" w:color="auto"/>
            </w:tcBorders>
            <w:shd w:val="clear" w:color="auto" w:fill="auto"/>
            <w:noWrap/>
            <w:vAlign w:val="bottom"/>
            <w:hideMark/>
          </w:tcPr>
          <w:p w14:paraId="254E4A69" w14:textId="4FD7ED9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28.0</w:t>
            </w:r>
          </w:p>
        </w:tc>
        <w:tc>
          <w:tcPr>
            <w:tcW w:w="0" w:type="auto"/>
            <w:tcBorders>
              <w:top w:val="nil"/>
              <w:left w:val="nil"/>
              <w:bottom w:val="single" w:sz="4" w:space="0" w:color="auto"/>
              <w:right w:val="single" w:sz="4" w:space="0" w:color="auto"/>
            </w:tcBorders>
            <w:shd w:val="clear" w:color="auto" w:fill="auto"/>
            <w:noWrap/>
            <w:vAlign w:val="bottom"/>
            <w:hideMark/>
          </w:tcPr>
          <w:p w14:paraId="478959B6" w14:textId="0187480A"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-112.8</w:t>
            </w:r>
          </w:p>
        </w:tc>
        <w:tc>
          <w:tcPr>
            <w:tcW w:w="0" w:type="auto"/>
            <w:tcBorders>
              <w:top w:val="nil"/>
              <w:left w:val="nil"/>
              <w:bottom w:val="single" w:sz="4" w:space="0" w:color="auto"/>
              <w:right w:val="single" w:sz="4" w:space="0" w:color="auto"/>
            </w:tcBorders>
            <w:shd w:val="clear" w:color="auto" w:fill="auto"/>
            <w:noWrap/>
            <w:vAlign w:val="bottom"/>
            <w:hideMark/>
          </w:tcPr>
          <w:p w14:paraId="7B438477" w14:textId="58335B7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118.4</w:t>
            </w:r>
          </w:p>
        </w:tc>
        <w:tc>
          <w:tcPr>
            <w:tcW w:w="0" w:type="auto"/>
            <w:tcBorders>
              <w:top w:val="nil"/>
              <w:left w:val="nil"/>
              <w:bottom w:val="single" w:sz="4" w:space="0" w:color="auto"/>
              <w:right w:val="single" w:sz="4" w:space="0" w:color="auto"/>
            </w:tcBorders>
            <w:shd w:val="clear" w:color="auto" w:fill="auto"/>
            <w:noWrap/>
            <w:vAlign w:val="bottom"/>
            <w:hideMark/>
          </w:tcPr>
          <w:p w14:paraId="683DB1E7" w14:textId="698C640F"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-38.7</w:t>
            </w:r>
          </w:p>
        </w:tc>
        <w:tc>
          <w:tcPr>
            <w:tcW w:w="0" w:type="auto"/>
            <w:tcBorders>
              <w:top w:val="nil"/>
              <w:left w:val="nil"/>
              <w:bottom w:val="single" w:sz="4" w:space="0" w:color="auto"/>
              <w:right w:val="single" w:sz="4" w:space="0" w:color="auto"/>
            </w:tcBorders>
            <w:shd w:val="clear" w:color="auto" w:fill="auto"/>
            <w:noWrap/>
            <w:vAlign w:val="bottom"/>
            <w:hideMark/>
          </w:tcPr>
          <w:p w14:paraId="21DEE1AE" w14:textId="51B11B0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-38.4</w:t>
            </w:r>
          </w:p>
        </w:tc>
        <w:tc>
          <w:tcPr>
            <w:tcW w:w="0" w:type="auto"/>
            <w:tcBorders>
              <w:top w:val="nil"/>
              <w:left w:val="nil"/>
              <w:bottom w:val="single" w:sz="4" w:space="0" w:color="auto"/>
              <w:right w:val="single" w:sz="4" w:space="0" w:color="auto"/>
            </w:tcBorders>
            <w:shd w:val="clear" w:color="auto" w:fill="auto"/>
            <w:noWrap/>
            <w:vAlign w:val="bottom"/>
            <w:hideMark/>
          </w:tcPr>
          <w:p w14:paraId="7E84A63A" w14:textId="77E78A7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-31.5</w:t>
            </w:r>
          </w:p>
        </w:tc>
        <w:tc>
          <w:tcPr>
            <w:tcW w:w="0" w:type="auto"/>
            <w:tcBorders>
              <w:top w:val="nil"/>
              <w:left w:val="nil"/>
              <w:bottom w:val="single" w:sz="4" w:space="0" w:color="auto"/>
              <w:right w:val="single" w:sz="4" w:space="0" w:color="auto"/>
            </w:tcBorders>
            <w:shd w:val="clear" w:color="auto" w:fill="auto"/>
            <w:noWrap/>
            <w:vAlign w:val="bottom"/>
            <w:hideMark/>
          </w:tcPr>
          <w:p w14:paraId="41E9ECFE" w14:textId="16345CB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28.4</w:t>
            </w:r>
          </w:p>
        </w:tc>
        <w:tc>
          <w:tcPr>
            <w:tcW w:w="0" w:type="auto"/>
            <w:tcBorders>
              <w:top w:val="nil"/>
              <w:left w:val="nil"/>
              <w:bottom w:val="single" w:sz="4" w:space="0" w:color="auto"/>
              <w:right w:val="single" w:sz="4" w:space="0" w:color="auto"/>
            </w:tcBorders>
            <w:shd w:val="clear" w:color="auto" w:fill="auto"/>
            <w:noWrap/>
            <w:vAlign w:val="bottom"/>
            <w:hideMark/>
          </w:tcPr>
          <w:p w14:paraId="463591BB" w14:textId="222BAF7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168.1</w:t>
            </w:r>
          </w:p>
        </w:tc>
        <w:tc>
          <w:tcPr>
            <w:tcW w:w="0" w:type="auto"/>
            <w:tcBorders>
              <w:top w:val="nil"/>
              <w:left w:val="nil"/>
              <w:bottom w:val="single" w:sz="4" w:space="0" w:color="auto"/>
              <w:right w:val="single" w:sz="4" w:space="0" w:color="auto"/>
            </w:tcBorders>
            <w:shd w:val="clear" w:color="auto" w:fill="auto"/>
            <w:noWrap/>
            <w:vAlign w:val="bottom"/>
            <w:hideMark/>
          </w:tcPr>
          <w:p w14:paraId="10249B63" w14:textId="15305EB9"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69.6</w:t>
            </w:r>
          </w:p>
        </w:tc>
        <w:tc>
          <w:tcPr>
            <w:tcW w:w="0" w:type="auto"/>
            <w:tcBorders>
              <w:top w:val="nil"/>
              <w:left w:val="nil"/>
              <w:bottom w:val="single" w:sz="4" w:space="0" w:color="auto"/>
              <w:right w:val="single" w:sz="4" w:space="0" w:color="auto"/>
            </w:tcBorders>
            <w:shd w:val="clear" w:color="auto" w:fill="auto"/>
            <w:noWrap/>
            <w:vAlign w:val="bottom"/>
            <w:hideMark/>
          </w:tcPr>
          <w:p w14:paraId="6769E062" w14:textId="75F5C17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62.6</w:t>
            </w:r>
          </w:p>
        </w:tc>
        <w:tc>
          <w:tcPr>
            <w:tcW w:w="0" w:type="auto"/>
            <w:tcBorders>
              <w:top w:val="nil"/>
              <w:left w:val="nil"/>
              <w:bottom w:val="single" w:sz="4" w:space="0" w:color="auto"/>
              <w:right w:val="single" w:sz="4" w:space="0" w:color="auto"/>
            </w:tcBorders>
            <w:shd w:val="clear" w:color="auto" w:fill="auto"/>
            <w:noWrap/>
            <w:vAlign w:val="bottom"/>
            <w:hideMark/>
          </w:tcPr>
          <w:p w14:paraId="63D1EB03" w14:textId="7AC9905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60.9</w:t>
            </w:r>
          </w:p>
        </w:tc>
        <w:tc>
          <w:tcPr>
            <w:tcW w:w="0" w:type="auto"/>
            <w:tcBorders>
              <w:top w:val="nil"/>
              <w:left w:val="nil"/>
              <w:bottom w:val="single" w:sz="4" w:space="0" w:color="auto"/>
              <w:right w:val="single" w:sz="4" w:space="0" w:color="auto"/>
            </w:tcBorders>
            <w:shd w:val="clear" w:color="auto" w:fill="auto"/>
            <w:noWrap/>
            <w:vAlign w:val="bottom"/>
            <w:hideMark/>
          </w:tcPr>
          <w:p w14:paraId="0731C303" w14:textId="4DB0197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53.7</w:t>
            </w:r>
          </w:p>
        </w:tc>
      </w:tr>
      <w:tr w:rsidR="005F1805" w:rsidRPr="00930B72" w14:paraId="195810D1"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0CA711" w14:textId="1B2F98C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0.2</w:t>
            </w:r>
          </w:p>
        </w:tc>
        <w:tc>
          <w:tcPr>
            <w:tcW w:w="0" w:type="auto"/>
            <w:tcBorders>
              <w:top w:val="nil"/>
              <w:left w:val="nil"/>
              <w:bottom w:val="single" w:sz="4" w:space="0" w:color="auto"/>
              <w:right w:val="single" w:sz="4" w:space="0" w:color="auto"/>
            </w:tcBorders>
            <w:shd w:val="clear" w:color="auto" w:fill="auto"/>
            <w:noWrap/>
            <w:vAlign w:val="bottom"/>
            <w:hideMark/>
          </w:tcPr>
          <w:p w14:paraId="1D7205B4" w14:textId="325A81E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58.5</w:t>
            </w:r>
          </w:p>
        </w:tc>
        <w:tc>
          <w:tcPr>
            <w:tcW w:w="0" w:type="auto"/>
            <w:tcBorders>
              <w:top w:val="nil"/>
              <w:left w:val="nil"/>
              <w:bottom w:val="single" w:sz="4" w:space="0" w:color="auto"/>
              <w:right w:val="single" w:sz="4" w:space="0" w:color="auto"/>
            </w:tcBorders>
            <w:shd w:val="clear" w:color="auto" w:fill="auto"/>
            <w:noWrap/>
            <w:vAlign w:val="bottom"/>
            <w:hideMark/>
          </w:tcPr>
          <w:p w14:paraId="3A518BA7" w14:textId="2194DA2F"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-114.9</w:t>
            </w:r>
          </w:p>
        </w:tc>
        <w:tc>
          <w:tcPr>
            <w:tcW w:w="0" w:type="auto"/>
            <w:tcBorders>
              <w:top w:val="nil"/>
              <w:left w:val="nil"/>
              <w:bottom w:val="single" w:sz="4" w:space="0" w:color="auto"/>
              <w:right w:val="single" w:sz="4" w:space="0" w:color="auto"/>
            </w:tcBorders>
            <w:shd w:val="clear" w:color="auto" w:fill="auto"/>
            <w:noWrap/>
            <w:vAlign w:val="bottom"/>
            <w:hideMark/>
          </w:tcPr>
          <w:p w14:paraId="65676786" w14:textId="4A8C494A"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118.4</w:t>
            </w:r>
          </w:p>
        </w:tc>
        <w:tc>
          <w:tcPr>
            <w:tcW w:w="0" w:type="auto"/>
            <w:tcBorders>
              <w:top w:val="nil"/>
              <w:left w:val="nil"/>
              <w:bottom w:val="single" w:sz="4" w:space="0" w:color="auto"/>
              <w:right w:val="single" w:sz="4" w:space="0" w:color="auto"/>
            </w:tcBorders>
            <w:shd w:val="clear" w:color="auto" w:fill="auto"/>
            <w:noWrap/>
            <w:vAlign w:val="bottom"/>
            <w:hideMark/>
          </w:tcPr>
          <w:p w14:paraId="4AFB620F" w14:textId="0FE71E81"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-39.1</w:t>
            </w:r>
          </w:p>
        </w:tc>
        <w:tc>
          <w:tcPr>
            <w:tcW w:w="0" w:type="auto"/>
            <w:tcBorders>
              <w:top w:val="nil"/>
              <w:left w:val="nil"/>
              <w:bottom w:val="single" w:sz="4" w:space="0" w:color="auto"/>
              <w:right w:val="single" w:sz="4" w:space="0" w:color="auto"/>
            </w:tcBorders>
            <w:shd w:val="clear" w:color="auto" w:fill="auto"/>
            <w:noWrap/>
            <w:vAlign w:val="bottom"/>
            <w:hideMark/>
          </w:tcPr>
          <w:p w14:paraId="28EDC63F" w14:textId="392A0A05"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-38.8</w:t>
            </w:r>
          </w:p>
        </w:tc>
        <w:tc>
          <w:tcPr>
            <w:tcW w:w="0" w:type="auto"/>
            <w:tcBorders>
              <w:top w:val="nil"/>
              <w:left w:val="nil"/>
              <w:bottom w:val="single" w:sz="4" w:space="0" w:color="auto"/>
              <w:right w:val="single" w:sz="4" w:space="0" w:color="auto"/>
            </w:tcBorders>
            <w:shd w:val="clear" w:color="auto" w:fill="auto"/>
            <w:noWrap/>
            <w:vAlign w:val="bottom"/>
            <w:hideMark/>
          </w:tcPr>
          <w:p w14:paraId="44DB2ED6" w14:textId="52FA272E"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-31.9</w:t>
            </w:r>
          </w:p>
        </w:tc>
        <w:tc>
          <w:tcPr>
            <w:tcW w:w="0" w:type="auto"/>
            <w:tcBorders>
              <w:top w:val="nil"/>
              <w:left w:val="nil"/>
              <w:bottom w:val="single" w:sz="4" w:space="0" w:color="auto"/>
              <w:right w:val="single" w:sz="4" w:space="0" w:color="auto"/>
            </w:tcBorders>
            <w:shd w:val="clear" w:color="auto" w:fill="auto"/>
            <w:noWrap/>
            <w:vAlign w:val="bottom"/>
            <w:hideMark/>
          </w:tcPr>
          <w:p w14:paraId="27A09A51" w14:textId="4E92EDF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59.1</w:t>
            </w:r>
          </w:p>
        </w:tc>
        <w:tc>
          <w:tcPr>
            <w:tcW w:w="0" w:type="auto"/>
            <w:tcBorders>
              <w:top w:val="nil"/>
              <w:left w:val="nil"/>
              <w:bottom w:val="single" w:sz="4" w:space="0" w:color="auto"/>
              <w:right w:val="single" w:sz="4" w:space="0" w:color="auto"/>
            </w:tcBorders>
            <w:shd w:val="clear" w:color="auto" w:fill="auto"/>
            <w:noWrap/>
            <w:vAlign w:val="bottom"/>
            <w:hideMark/>
          </w:tcPr>
          <w:p w14:paraId="574CCF58" w14:textId="368412F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162.3</w:t>
            </w:r>
          </w:p>
        </w:tc>
        <w:tc>
          <w:tcPr>
            <w:tcW w:w="0" w:type="auto"/>
            <w:tcBorders>
              <w:top w:val="nil"/>
              <w:left w:val="nil"/>
              <w:bottom w:val="single" w:sz="4" w:space="0" w:color="auto"/>
              <w:right w:val="single" w:sz="4" w:space="0" w:color="auto"/>
            </w:tcBorders>
            <w:shd w:val="clear" w:color="auto" w:fill="auto"/>
            <w:noWrap/>
            <w:vAlign w:val="bottom"/>
            <w:hideMark/>
          </w:tcPr>
          <w:p w14:paraId="38BB4C78" w14:textId="234BB835"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66.8</w:t>
            </w:r>
          </w:p>
        </w:tc>
        <w:tc>
          <w:tcPr>
            <w:tcW w:w="0" w:type="auto"/>
            <w:tcBorders>
              <w:top w:val="nil"/>
              <w:left w:val="nil"/>
              <w:bottom w:val="single" w:sz="4" w:space="0" w:color="auto"/>
              <w:right w:val="single" w:sz="4" w:space="0" w:color="auto"/>
            </w:tcBorders>
            <w:shd w:val="clear" w:color="auto" w:fill="auto"/>
            <w:noWrap/>
            <w:vAlign w:val="bottom"/>
            <w:hideMark/>
          </w:tcPr>
          <w:p w14:paraId="047167D9" w14:textId="6C1A2C4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60.7</w:t>
            </w:r>
          </w:p>
        </w:tc>
        <w:tc>
          <w:tcPr>
            <w:tcW w:w="0" w:type="auto"/>
            <w:tcBorders>
              <w:top w:val="nil"/>
              <w:left w:val="nil"/>
              <w:bottom w:val="single" w:sz="4" w:space="0" w:color="auto"/>
              <w:right w:val="single" w:sz="4" w:space="0" w:color="auto"/>
            </w:tcBorders>
            <w:shd w:val="clear" w:color="auto" w:fill="auto"/>
            <w:noWrap/>
            <w:vAlign w:val="bottom"/>
            <w:hideMark/>
          </w:tcPr>
          <w:p w14:paraId="0DA9918E" w14:textId="53D6DA1C"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59.0</w:t>
            </w:r>
          </w:p>
        </w:tc>
        <w:tc>
          <w:tcPr>
            <w:tcW w:w="0" w:type="auto"/>
            <w:tcBorders>
              <w:top w:val="nil"/>
              <w:left w:val="nil"/>
              <w:bottom w:val="single" w:sz="4" w:space="0" w:color="auto"/>
              <w:right w:val="single" w:sz="4" w:space="0" w:color="auto"/>
            </w:tcBorders>
            <w:shd w:val="clear" w:color="auto" w:fill="auto"/>
            <w:noWrap/>
            <w:vAlign w:val="bottom"/>
            <w:hideMark/>
          </w:tcPr>
          <w:p w14:paraId="3D419E06" w14:textId="13AF07FA"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52.0</w:t>
            </w:r>
          </w:p>
        </w:tc>
      </w:tr>
      <w:tr w:rsidR="005F1805" w:rsidRPr="00930B72" w14:paraId="0637A292"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89E416" w14:textId="54AEF01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0.4</w:t>
            </w:r>
          </w:p>
        </w:tc>
        <w:tc>
          <w:tcPr>
            <w:tcW w:w="0" w:type="auto"/>
            <w:tcBorders>
              <w:top w:val="nil"/>
              <w:left w:val="nil"/>
              <w:bottom w:val="single" w:sz="4" w:space="0" w:color="auto"/>
              <w:right w:val="single" w:sz="4" w:space="0" w:color="auto"/>
            </w:tcBorders>
            <w:shd w:val="clear" w:color="auto" w:fill="auto"/>
            <w:noWrap/>
            <w:vAlign w:val="bottom"/>
            <w:hideMark/>
          </w:tcPr>
          <w:p w14:paraId="5F0008BE" w14:textId="77DC2FD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118.8</w:t>
            </w:r>
          </w:p>
        </w:tc>
        <w:tc>
          <w:tcPr>
            <w:tcW w:w="0" w:type="auto"/>
            <w:tcBorders>
              <w:top w:val="nil"/>
              <w:left w:val="nil"/>
              <w:bottom w:val="single" w:sz="4" w:space="0" w:color="auto"/>
              <w:right w:val="single" w:sz="4" w:space="0" w:color="auto"/>
            </w:tcBorders>
            <w:shd w:val="clear" w:color="auto" w:fill="auto"/>
            <w:noWrap/>
            <w:vAlign w:val="bottom"/>
            <w:hideMark/>
          </w:tcPr>
          <w:p w14:paraId="1F5C3851" w14:textId="457927F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-132.7</w:t>
            </w:r>
          </w:p>
        </w:tc>
        <w:tc>
          <w:tcPr>
            <w:tcW w:w="0" w:type="auto"/>
            <w:tcBorders>
              <w:top w:val="nil"/>
              <w:left w:val="nil"/>
              <w:bottom w:val="single" w:sz="4" w:space="0" w:color="auto"/>
              <w:right w:val="single" w:sz="4" w:space="0" w:color="auto"/>
            </w:tcBorders>
            <w:shd w:val="clear" w:color="auto" w:fill="auto"/>
            <w:noWrap/>
            <w:vAlign w:val="bottom"/>
            <w:hideMark/>
          </w:tcPr>
          <w:p w14:paraId="2FE9465B" w14:textId="614D56D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117.5</w:t>
            </w:r>
          </w:p>
        </w:tc>
        <w:tc>
          <w:tcPr>
            <w:tcW w:w="0" w:type="auto"/>
            <w:tcBorders>
              <w:top w:val="nil"/>
              <w:left w:val="nil"/>
              <w:bottom w:val="single" w:sz="4" w:space="0" w:color="auto"/>
              <w:right w:val="single" w:sz="4" w:space="0" w:color="auto"/>
            </w:tcBorders>
            <w:shd w:val="clear" w:color="auto" w:fill="auto"/>
            <w:noWrap/>
            <w:vAlign w:val="bottom"/>
            <w:hideMark/>
          </w:tcPr>
          <w:p w14:paraId="233CDD1D" w14:textId="534428F9"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-40.7</w:t>
            </w:r>
          </w:p>
        </w:tc>
        <w:tc>
          <w:tcPr>
            <w:tcW w:w="0" w:type="auto"/>
            <w:tcBorders>
              <w:top w:val="nil"/>
              <w:left w:val="nil"/>
              <w:bottom w:val="single" w:sz="4" w:space="0" w:color="auto"/>
              <w:right w:val="single" w:sz="4" w:space="0" w:color="auto"/>
            </w:tcBorders>
            <w:shd w:val="clear" w:color="auto" w:fill="auto"/>
            <w:noWrap/>
            <w:vAlign w:val="bottom"/>
            <w:hideMark/>
          </w:tcPr>
          <w:p w14:paraId="70FB6305" w14:textId="7A64CA9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-42.1</w:t>
            </w:r>
          </w:p>
        </w:tc>
        <w:tc>
          <w:tcPr>
            <w:tcW w:w="0" w:type="auto"/>
            <w:tcBorders>
              <w:top w:val="nil"/>
              <w:left w:val="nil"/>
              <w:bottom w:val="single" w:sz="4" w:space="0" w:color="auto"/>
              <w:right w:val="single" w:sz="4" w:space="0" w:color="auto"/>
            </w:tcBorders>
            <w:shd w:val="clear" w:color="auto" w:fill="auto"/>
            <w:noWrap/>
            <w:vAlign w:val="bottom"/>
            <w:hideMark/>
          </w:tcPr>
          <w:p w14:paraId="7712AD93" w14:textId="724BF75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-39.9</w:t>
            </w:r>
          </w:p>
        </w:tc>
        <w:tc>
          <w:tcPr>
            <w:tcW w:w="0" w:type="auto"/>
            <w:tcBorders>
              <w:top w:val="nil"/>
              <w:left w:val="nil"/>
              <w:bottom w:val="single" w:sz="4" w:space="0" w:color="auto"/>
              <w:right w:val="single" w:sz="4" w:space="0" w:color="auto"/>
            </w:tcBorders>
            <w:shd w:val="clear" w:color="auto" w:fill="auto"/>
            <w:noWrap/>
            <w:vAlign w:val="bottom"/>
            <w:hideMark/>
          </w:tcPr>
          <w:p w14:paraId="2299DCDC" w14:textId="6C75B0D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119.9</w:t>
            </w:r>
          </w:p>
        </w:tc>
        <w:tc>
          <w:tcPr>
            <w:tcW w:w="0" w:type="auto"/>
            <w:tcBorders>
              <w:top w:val="nil"/>
              <w:left w:val="nil"/>
              <w:bottom w:val="single" w:sz="4" w:space="0" w:color="auto"/>
              <w:right w:val="single" w:sz="4" w:space="0" w:color="auto"/>
            </w:tcBorders>
            <w:shd w:val="clear" w:color="auto" w:fill="auto"/>
            <w:noWrap/>
            <w:vAlign w:val="bottom"/>
            <w:hideMark/>
          </w:tcPr>
          <w:p w14:paraId="03BAB287" w14:textId="077E867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153.5</w:t>
            </w:r>
          </w:p>
        </w:tc>
        <w:tc>
          <w:tcPr>
            <w:tcW w:w="0" w:type="auto"/>
            <w:tcBorders>
              <w:top w:val="nil"/>
              <w:left w:val="nil"/>
              <w:bottom w:val="single" w:sz="4" w:space="0" w:color="auto"/>
              <w:right w:val="single" w:sz="4" w:space="0" w:color="auto"/>
            </w:tcBorders>
            <w:shd w:val="clear" w:color="auto" w:fill="auto"/>
            <w:noWrap/>
            <w:vAlign w:val="bottom"/>
            <w:hideMark/>
          </w:tcPr>
          <w:p w14:paraId="2C5F86E9" w14:textId="324FCC3E"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62.4</w:t>
            </w:r>
          </w:p>
        </w:tc>
        <w:tc>
          <w:tcPr>
            <w:tcW w:w="0" w:type="auto"/>
            <w:tcBorders>
              <w:top w:val="nil"/>
              <w:left w:val="nil"/>
              <w:bottom w:val="single" w:sz="4" w:space="0" w:color="auto"/>
              <w:right w:val="single" w:sz="4" w:space="0" w:color="auto"/>
            </w:tcBorders>
            <w:shd w:val="clear" w:color="auto" w:fill="auto"/>
            <w:noWrap/>
            <w:vAlign w:val="bottom"/>
            <w:hideMark/>
          </w:tcPr>
          <w:p w14:paraId="67C77661" w14:textId="58BE4D1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57.0</w:t>
            </w:r>
          </w:p>
        </w:tc>
        <w:tc>
          <w:tcPr>
            <w:tcW w:w="0" w:type="auto"/>
            <w:tcBorders>
              <w:top w:val="nil"/>
              <w:left w:val="nil"/>
              <w:bottom w:val="single" w:sz="4" w:space="0" w:color="auto"/>
              <w:right w:val="single" w:sz="4" w:space="0" w:color="auto"/>
            </w:tcBorders>
            <w:shd w:val="clear" w:color="auto" w:fill="auto"/>
            <w:noWrap/>
            <w:vAlign w:val="bottom"/>
            <w:hideMark/>
          </w:tcPr>
          <w:p w14:paraId="6A1549FE" w14:textId="0410F32C"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56.3</w:t>
            </w:r>
          </w:p>
        </w:tc>
        <w:tc>
          <w:tcPr>
            <w:tcW w:w="0" w:type="auto"/>
            <w:tcBorders>
              <w:top w:val="nil"/>
              <w:left w:val="nil"/>
              <w:bottom w:val="single" w:sz="4" w:space="0" w:color="auto"/>
              <w:right w:val="single" w:sz="4" w:space="0" w:color="auto"/>
            </w:tcBorders>
            <w:shd w:val="clear" w:color="auto" w:fill="auto"/>
            <w:noWrap/>
            <w:vAlign w:val="bottom"/>
            <w:hideMark/>
          </w:tcPr>
          <w:p w14:paraId="4DC47E8C" w14:textId="4F5D5186"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52.2</w:t>
            </w:r>
          </w:p>
        </w:tc>
      </w:tr>
      <w:tr w:rsidR="005F1805" w:rsidRPr="00930B72" w14:paraId="6ACAC7FD"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64691F" w14:textId="7C465CF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0.6</w:t>
            </w:r>
          </w:p>
        </w:tc>
        <w:tc>
          <w:tcPr>
            <w:tcW w:w="0" w:type="auto"/>
            <w:tcBorders>
              <w:top w:val="nil"/>
              <w:left w:val="nil"/>
              <w:bottom w:val="single" w:sz="4" w:space="0" w:color="auto"/>
              <w:right w:val="single" w:sz="4" w:space="0" w:color="auto"/>
            </w:tcBorders>
            <w:shd w:val="clear" w:color="auto" w:fill="auto"/>
            <w:noWrap/>
            <w:vAlign w:val="bottom"/>
            <w:hideMark/>
          </w:tcPr>
          <w:p w14:paraId="6A2198EF" w14:textId="7E5D175F"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178.6</w:t>
            </w:r>
          </w:p>
        </w:tc>
        <w:tc>
          <w:tcPr>
            <w:tcW w:w="0" w:type="auto"/>
            <w:tcBorders>
              <w:top w:val="nil"/>
              <w:left w:val="nil"/>
              <w:bottom w:val="single" w:sz="4" w:space="0" w:color="auto"/>
              <w:right w:val="single" w:sz="4" w:space="0" w:color="auto"/>
            </w:tcBorders>
            <w:shd w:val="clear" w:color="auto" w:fill="auto"/>
            <w:noWrap/>
            <w:vAlign w:val="bottom"/>
            <w:hideMark/>
          </w:tcPr>
          <w:p w14:paraId="25F4FE63" w14:textId="17778B22"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-148.1</w:t>
            </w:r>
          </w:p>
        </w:tc>
        <w:tc>
          <w:tcPr>
            <w:tcW w:w="0" w:type="auto"/>
            <w:tcBorders>
              <w:top w:val="nil"/>
              <w:left w:val="nil"/>
              <w:bottom w:val="single" w:sz="4" w:space="0" w:color="auto"/>
              <w:right w:val="single" w:sz="4" w:space="0" w:color="auto"/>
            </w:tcBorders>
            <w:shd w:val="clear" w:color="auto" w:fill="auto"/>
            <w:noWrap/>
            <w:vAlign w:val="bottom"/>
            <w:hideMark/>
          </w:tcPr>
          <w:p w14:paraId="42CFF594" w14:textId="77CA9DFD"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117.5</w:t>
            </w:r>
          </w:p>
        </w:tc>
        <w:tc>
          <w:tcPr>
            <w:tcW w:w="0" w:type="auto"/>
            <w:tcBorders>
              <w:top w:val="nil"/>
              <w:left w:val="nil"/>
              <w:bottom w:val="single" w:sz="4" w:space="0" w:color="auto"/>
              <w:right w:val="single" w:sz="4" w:space="0" w:color="auto"/>
            </w:tcBorders>
            <w:shd w:val="clear" w:color="auto" w:fill="auto"/>
            <w:noWrap/>
            <w:vAlign w:val="bottom"/>
            <w:hideMark/>
          </w:tcPr>
          <w:p w14:paraId="3F0D11E5" w14:textId="4ECC796D"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-43.5</w:t>
            </w:r>
          </w:p>
        </w:tc>
        <w:tc>
          <w:tcPr>
            <w:tcW w:w="0" w:type="auto"/>
            <w:tcBorders>
              <w:top w:val="nil"/>
              <w:left w:val="nil"/>
              <w:bottom w:val="single" w:sz="4" w:space="0" w:color="auto"/>
              <w:right w:val="single" w:sz="4" w:space="0" w:color="auto"/>
            </w:tcBorders>
            <w:shd w:val="clear" w:color="auto" w:fill="auto"/>
            <w:noWrap/>
            <w:vAlign w:val="bottom"/>
            <w:hideMark/>
          </w:tcPr>
          <w:p w14:paraId="737463F1" w14:textId="66D9341B"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-44.9</w:t>
            </w:r>
          </w:p>
        </w:tc>
        <w:tc>
          <w:tcPr>
            <w:tcW w:w="0" w:type="auto"/>
            <w:tcBorders>
              <w:top w:val="nil"/>
              <w:left w:val="nil"/>
              <w:bottom w:val="single" w:sz="4" w:space="0" w:color="auto"/>
              <w:right w:val="single" w:sz="4" w:space="0" w:color="auto"/>
            </w:tcBorders>
            <w:shd w:val="clear" w:color="auto" w:fill="auto"/>
            <w:noWrap/>
            <w:vAlign w:val="bottom"/>
            <w:hideMark/>
          </w:tcPr>
          <w:p w14:paraId="532B0804" w14:textId="5B400AF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-42.5</w:t>
            </w:r>
          </w:p>
        </w:tc>
        <w:tc>
          <w:tcPr>
            <w:tcW w:w="0" w:type="auto"/>
            <w:tcBorders>
              <w:top w:val="nil"/>
              <w:left w:val="nil"/>
              <w:bottom w:val="single" w:sz="4" w:space="0" w:color="auto"/>
              <w:right w:val="single" w:sz="4" w:space="0" w:color="auto"/>
            </w:tcBorders>
            <w:shd w:val="clear" w:color="auto" w:fill="auto"/>
            <w:noWrap/>
            <w:vAlign w:val="bottom"/>
            <w:hideMark/>
          </w:tcPr>
          <w:p w14:paraId="34DF57D9" w14:textId="2EB5FEB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180.3</w:t>
            </w:r>
          </w:p>
        </w:tc>
        <w:tc>
          <w:tcPr>
            <w:tcW w:w="0" w:type="auto"/>
            <w:tcBorders>
              <w:top w:val="nil"/>
              <w:left w:val="nil"/>
              <w:bottom w:val="single" w:sz="4" w:space="0" w:color="auto"/>
              <w:right w:val="single" w:sz="4" w:space="0" w:color="auto"/>
            </w:tcBorders>
            <w:shd w:val="clear" w:color="auto" w:fill="auto"/>
            <w:noWrap/>
            <w:vAlign w:val="bottom"/>
            <w:hideMark/>
          </w:tcPr>
          <w:p w14:paraId="7739E3DD" w14:textId="6816D9FB"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139.0</w:t>
            </w:r>
          </w:p>
        </w:tc>
        <w:tc>
          <w:tcPr>
            <w:tcW w:w="0" w:type="auto"/>
            <w:tcBorders>
              <w:top w:val="nil"/>
              <w:left w:val="nil"/>
              <w:bottom w:val="single" w:sz="4" w:space="0" w:color="auto"/>
              <w:right w:val="single" w:sz="4" w:space="0" w:color="auto"/>
            </w:tcBorders>
            <w:shd w:val="clear" w:color="auto" w:fill="auto"/>
            <w:noWrap/>
            <w:vAlign w:val="bottom"/>
            <w:hideMark/>
          </w:tcPr>
          <w:p w14:paraId="02E792CB" w14:textId="7D5CC3DE"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59.9</w:t>
            </w:r>
          </w:p>
        </w:tc>
        <w:tc>
          <w:tcPr>
            <w:tcW w:w="0" w:type="auto"/>
            <w:tcBorders>
              <w:top w:val="nil"/>
              <w:left w:val="nil"/>
              <w:bottom w:val="single" w:sz="4" w:space="0" w:color="auto"/>
              <w:right w:val="single" w:sz="4" w:space="0" w:color="auto"/>
            </w:tcBorders>
            <w:shd w:val="clear" w:color="auto" w:fill="auto"/>
            <w:noWrap/>
            <w:vAlign w:val="bottom"/>
            <w:hideMark/>
          </w:tcPr>
          <w:p w14:paraId="08F732D1" w14:textId="40A6A2F2"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53.6</w:t>
            </w:r>
          </w:p>
        </w:tc>
        <w:tc>
          <w:tcPr>
            <w:tcW w:w="0" w:type="auto"/>
            <w:tcBorders>
              <w:top w:val="nil"/>
              <w:left w:val="nil"/>
              <w:bottom w:val="single" w:sz="4" w:space="0" w:color="auto"/>
              <w:right w:val="single" w:sz="4" w:space="0" w:color="auto"/>
            </w:tcBorders>
            <w:shd w:val="clear" w:color="auto" w:fill="auto"/>
            <w:noWrap/>
            <w:vAlign w:val="bottom"/>
            <w:hideMark/>
          </w:tcPr>
          <w:p w14:paraId="0E6530D5" w14:textId="6A5194B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52.9</w:t>
            </w:r>
          </w:p>
        </w:tc>
        <w:tc>
          <w:tcPr>
            <w:tcW w:w="0" w:type="auto"/>
            <w:tcBorders>
              <w:top w:val="nil"/>
              <w:left w:val="nil"/>
              <w:bottom w:val="single" w:sz="4" w:space="0" w:color="auto"/>
              <w:right w:val="single" w:sz="4" w:space="0" w:color="auto"/>
            </w:tcBorders>
            <w:shd w:val="clear" w:color="auto" w:fill="auto"/>
            <w:noWrap/>
            <w:vAlign w:val="bottom"/>
            <w:hideMark/>
          </w:tcPr>
          <w:p w14:paraId="5B0F08A0" w14:textId="1A492E9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49.0</w:t>
            </w:r>
          </w:p>
        </w:tc>
      </w:tr>
      <w:tr w:rsidR="005F1805" w:rsidRPr="00930B72" w14:paraId="65E5C2C1"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671F9D" w14:textId="1D799AE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0.9</w:t>
            </w:r>
          </w:p>
        </w:tc>
        <w:tc>
          <w:tcPr>
            <w:tcW w:w="0" w:type="auto"/>
            <w:tcBorders>
              <w:top w:val="nil"/>
              <w:left w:val="nil"/>
              <w:bottom w:val="single" w:sz="4" w:space="0" w:color="auto"/>
              <w:right w:val="single" w:sz="4" w:space="0" w:color="auto"/>
            </w:tcBorders>
            <w:shd w:val="clear" w:color="auto" w:fill="auto"/>
            <w:noWrap/>
            <w:vAlign w:val="bottom"/>
            <w:hideMark/>
          </w:tcPr>
          <w:p w14:paraId="0F347054" w14:textId="44E827D9"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261.0</w:t>
            </w:r>
          </w:p>
        </w:tc>
        <w:tc>
          <w:tcPr>
            <w:tcW w:w="0" w:type="auto"/>
            <w:tcBorders>
              <w:top w:val="nil"/>
              <w:left w:val="nil"/>
              <w:bottom w:val="single" w:sz="4" w:space="0" w:color="auto"/>
              <w:right w:val="single" w:sz="4" w:space="0" w:color="auto"/>
            </w:tcBorders>
            <w:shd w:val="clear" w:color="auto" w:fill="auto"/>
            <w:noWrap/>
            <w:vAlign w:val="bottom"/>
            <w:hideMark/>
          </w:tcPr>
          <w:p w14:paraId="69C5F306" w14:textId="4E795F3A"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-180.7</w:t>
            </w:r>
          </w:p>
        </w:tc>
        <w:tc>
          <w:tcPr>
            <w:tcW w:w="0" w:type="auto"/>
            <w:tcBorders>
              <w:top w:val="nil"/>
              <w:left w:val="nil"/>
              <w:bottom w:val="single" w:sz="4" w:space="0" w:color="auto"/>
              <w:right w:val="single" w:sz="4" w:space="0" w:color="auto"/>
            </w:tcBorders>
            <w:shd w:val="clear" w:color="auto" w:fill="auto"/>
            <w:noWrap/>
            <w:vAlign w:val="bottom"/>
            <w:hideMark/>
          </w:tcPr>
          <w:p w14:paraId="6A091156" w14:textId="3C3E48B7"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137.5</w:t>
            </w:r>
          </w:p>
        </w:tc>
        <w:tc>
          <w:tcPr>
            <w:tcW w:w="0" w:type="auto"/>
            <w:tcBorders>
              <w:top w:val="nil"/>
              <w:left w:val="nil"/>
              <w:bottom w:val="single" w:sz="4" w:space="0" w:color="auto"/>
              <w:right w:val="single" w:sz="4" w:space="0" w:color="auto"/>
            </w:tcBorders>
            <w:shd w:val="clear" w:color="auto" w:fill="auto"/>
            <w:noWrap/>
            <w:vAlign w:val="bottom"/>
            <w:hideMark/>
          </w:tcPr>
          <w:p w14:paraId="78EB12B0" w14:textId="73C28ABC"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-49.4</w:t>
            </w:r>
          </w:p>
        </w:tc>
        <w:tc>
          <w:tcPr>
            <w:tcW w:w="0" w:type="auto"/>
            <w:tcBorders>
              <w:top w:val="nil"/>
              <w:left w:val="nil"/>
              <w:bottom w:val="single" w:sz="4" w:space="0" w:color="auto"/>
              <w:right w:val="single" w:sz="4" w:space="0" w:color="auto"/>
            </w:tcBorders>
            <w:shd w:val="clear" w:color="auto" w:fill="auto"/>
            <w:noWrap/>
            <w:vAlign w:val="bottom"/>
            <w:hideMark/>
          </w:tcPr>
          <w:p w14:paraId="6D38F334" w14:textId="0BCDBDD3"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-50.6</w:t>
            </w:r>
          </w:p>
        </w:tc>
        <w:tc>
          <w:tcPr>
            <w:tcW w:w="0" w:type="auto"/>
            <w:tcBorders>
              <w:top w:val="nil"/>
              <w:left w:val="nil"/>
              <w:bottom w:val="single" w:sz="4" w:space="0" w:color="auto"/>
              <w:right w:val="single" w:sz="4" w:space="0" w:color="auto"/>
            </w:tcBorders>
            <w:shd w:val="clear" w:color="auto" w:fill="auto"/>
            <w:noWrap/>
            <w:vAlign w:val="bottom"/>
            <w:hideMark/>
          </w:tcPr>
          <w:p w14:paraId="3CD7091A" w14:textId="3AA64FF2"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-48.2</w:t>
            </w:r>
          </w:p>
        </w:tc>
        <w:tc>
          <w:tcPr>
            <w:tcW w:w="0" w:type="auto"/>
            <w:tcBorders>
              <w:top w:val="nil"/>
              <w:left w:val="nil"/>
              <w:bottom w:val="single" w:sz="4" w:space="0" w:color="auto"/>
              <w:right w:val="single" w:sz="4" w:space="0" w:color="auto"/>
            </w:tcBorders>
            <w:shd w:val="clear" w:color="auto" w:fill="auto"/>
            <w:noWrap/>
            <w:vAlign w:val="bottom"/>
            <w:hideMark/>
          </w:tcPr>
          <w:p w14:paraId="208503FD" w14:textId="0AAF5F61"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264.0</w:t>
            </w:r>
          </w:p>
        </w:tc>
        <w:tc>
          <w:tcPr>
            <w:tcW w:w="0" w:type="auto"/>
            <w:tcBorders>
              <w:top w:val="nil"/>
              <w:left w:val="nil"/>
              <w:bottom w:val="single" w:sz="4" w:space="0" w:color="auto"/>
              <w:right w:val="single" w:sz="4" w:space="0" w:color="auto"/>
            </w:tcBorders>
            <w:shd w:val="clear" w:color="auto" w:fill="auto"/>
            <w:noWrap/>
            <w:vAlign w:val="bottom"/>
            <w:hideMark/>
          </w:tcPr>
          <w:p w14:paraId="29F6B6B6" w14:textId="3A797BCB"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113.5</w:t>
            </w:r>
          </w:p>
        </w:tc>
        <w:tc>
          <w:tcPr>
            <w:tcW w:w="0" w:type="auto"/>
            <w:tcBorders>
              <w:top w:val="nil"/>
              <w:left w:val="nil"/>
              <w:bottom w:val="single" w:sz="4" w:space="0" w:color="auto"/>
              <w:right w:val="single" w:sz="4" w:space="0" w:color="auto"/>
            </w:tcBorders>
            <w:shd w:val="clear" w:color="auto" w:fill="auto"/>
            <w:noWrap/>
            <w:vAlign w:val="bottom"/>
            <w:hideMark/>
          </w:tcPr>
          <w:p w14:paraId="78CC27A0" w14:textId="44F66868"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59.4</w:t>
            </w:r>
          </w:p>
        </w:tc>
        <w:tc>
          <w:tcPr>
            <w:tcW w:w="0" w:type="auto"/>
            <w:tcBorders>
              <w:top w:val="nil"/>
              <w:left w:val="nil"/>
              <w:bottom w:val="single" w:sz="4" w:space="0" w:color="auto"/>
              <w:right w:val="single" w:sz="4" w:space="0" w:color="auto"/>
            </w:tcBorders>
            <w:shd w:val="clear" w:color="auto" w:fill="auto"/>
            <w:noWrap/>
            <w:vAlign w:val="bottom"/>
            <w:hideMark/>
          </w:tcPr>
          <w:p w14:paraId="4B191837" w14:textId="5291FEB2"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49.4</w:t>
            </w:r>
          </w:p>
        </w:tc>
        <w:tc>
          <w:tcPr>
            <w:tcW w:w="0" w:type="auto"/>
            <w:tcBorders>
              <w:top w:val="nil"/>
              <w:left w:val="nil"/>
              <w:bottom w:val="single" w:sz="4" w:space="0" w:color="auto"/>
              <w:right w:val="single" w:sz="4" w:space="0" w:color="auto"/>
            </w:tcBorders>
            <w:shd w:val="clear" w:color="auto" w:fill="auto"/>
            <w:noWrap/>
            <w:vAlign w:val="bottom"/>
            <w:hideMark/>
          </w:tcPr>
          <w:p w14:paraId="1CC2CFD2" w14:textId="763E3A41"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48.1</w:t>
            </w:r>
          </w:p>
        </w:tc>
        <w:tc>
          <w:tcPr>
            <w:tcW w:w="0" w:type="auto"/>
            <w:tcBorders>
              <w:top w:val="nil"/>
              <w:left w:val="nil"/>
              <w:bottom w:val="single" w:sz="4" w:space="0" w:color="auto"/>
              <w:right w:val="single" w:sz="4" w:space="0" w:color="auto"/>
            </w:tcBorders>
            <w:shd w:val="clear" w:color="auto" w:fill="auto"/>
            <w:noWrap/>
            <w:vAlign w:val="bottom"/>
            <w:hideMark/>
          </w:tcPr>
          <w:p w14:paraId="78AB7CF5" w14:textId="60D10F2C"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42.5</w:t>
            </w:r>
          </w:p>
        </w:tc>
      </w:tr>
      <w:tr w:rsidR="005F1805" w:rsidRPr="00930B72" w14:paraId="0F750EDD"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6D5AC7" w14:textId="60E12855"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1.0</w:t>
            </w:r>
          </w:p>
        </w:tc>
        <w:tc>
          <w:tcPr>
            <w:tcW w:w="0" w:type="auto"/>
            <w:tcBorders>
              <w:top w:val="nil"/>
              <w:left w:val="nil"/>
              <w:bottom w:val="single" w:sz="4" w:space="0" w:color="auto"/>
              <w:right w:val="single" w:sz="4" w:space="0" w:color="auto"/>
            </w:tcBorders>
            <w:shd w:val="clear" w:color="auto" w:fill="auto"/>
            <w:noWrap/>
            <w:vAlign w:val="bottom"/>
            <w:hideMark/>
          </w:tcPr>
          <w:p w14:paraId="10405704" w14:textId="64DCD56F"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298.0</w:t>
            </w:r>
          </w:p>
        </w:tc>
        <w:tc>
          <w:tcPr>
            <w:tcW w:w="0" w:type="auto"/>
            <w:tcBorders>
              <w:top w:val="nil"/>
              <w:left w:val="nil"/>
              <w:bottom w:val="single" w:sz="4" w:space="0" w:color="auto"/>
              <w:right w:val="single" w:sz="4" w:space="0" w:color="auto"/>
            </w:tcBorders>
            <w:shd w:val="clear" w:color="auto" w:fill="auto"/>
            <w:noWrap/>
            <w:vAlign w:val="bottom"/>
            <w:hideMark/>
          </w:tcPr>
          <w:p w14:paraId="0F56FC50" w14:textId="7D95A63E"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-121.0</w:t>
            </w:r>
          </w:p>
        </w:tc>
        <w:tc>
          <w:tcPr>
            <w:tcW w:w="0" w:type="auto"/>
            <w:tcBorders>
              <w:top w:val="nil"/>
              <w:left w:val="nil"/>
              <w:bottom w:val="single" w:sz="4" w:space="0" w:color="auto"/>
              <w:right w:val="single" w:sz="4" w:space="0" w:color="auto"/>
            </w:tcBorders>
            <w:shd w:val="clear" w:color="auto" w:fill="auto"/>
            <w:noWrap/>
            <w:vAlign w:val="bottom"/>
            <w:hideMark/>
          </w:tcPr>
          <w:p w14:paraId="171A43F5" w14:textId="2F651F4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65ADDF00" w14:textId="4371489E"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-29.3</w:t>
            </w:r>
          </w:p>
        </w:tc>
        <w:tc>
          <w:tcPr>
            <w:tcW w:w="0" w:type="auto"/>
            <w:tcBorders>
              <w:top w:val="nil"/>
              <w:left w:val="nil"/>
              <w:bottom w:val="single" w:sz="4" w:space="0" w:color="auto"/>
              <w:right w:val="single" w:sz="4" w:space="0" w:color="auto"/>
            </w:tcBorders>
            <w:shd w:val="clear" w:color="auto" w:fill="auto"/>
            <w:noWrap/>
            <w:vAlign w:val="bottom"/>
            <w:hideMark/>
          </w:tcPr>
          <w:p w14:paraId="5A50EA66" w14:textId="31D4C4F4"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-30.1</w:t>
            </w:r>
          </w:p>
        </w:tc>
        <w:tc>
          <w:tcPr>
            <w:tcW w:w="0" w:type="auto"/>
            <w:tcBorders>
              <w:top w:val="nil"/>
              <w:left w:val="nil"/>
              <w:bottom w:val="single" w:sz="4" w:space="0" w:color="auto"/>
              <w:right w:val="single" w:sz="4" w:space="0" w:color="auto"/>
            </w:tcBorders>
            <w:shd w:val="clear" w:color="auto" w:fill="auto"/>
            <w:noWrap/>
            <w:vAlign w:val="bottom"/>
            <w:hideMark/>
          </w:tcPr>
          <w:p w14:paraId="6D3D3E5E" w14:textId="4137B5E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-28.3</w:t>
            </w:r>
          </w:p>
        </w:tc>
        <w:tc>
          <w:tcPr>
            <w:tcW w:w="0" w:type="auto"/>
            <w:tcBorders>
              <w:top w:val="nil"/>
              <w:left w:val="nil"/>
              <w:bottom w:val="single" w:sz="4" w:space="0" w:color="auto"/>
              <w:right w:val="single" w:sz="4" w:space="0" w:color="auto"/>
            </w:tcBorders>
            <w:shd w:val="clear" w:color="auto" w:fill="auto"/>
            <w:noWrap/>
            <w:vAlign w:val="bottom"/>
            <w:hideMark/>
          </w:tcPr>
          <w:p w14:paraId="618E8AE4" w14:textId="3E7FD3AC"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299.5</w:t>
            </w:r>
          </w:p>
        </w:tc>
        <w:tc>
          <w:tcPr>
            <w:tcW w:w="0" w:type="auto"/>
            <w:tcBorders>
              <w:top w:val="nil"/>
              <w:left w:val="nil"/>
              <w:bottom w:val="single" w:sz="4" w:space="0" w:color="auto"/>
              <w:right w:val="single" w:sz="4" w:space="0" w:color="auto"/>
            </w:tcBorders>
            <w:shd w:val="clear" w:color="auto" w:fill="auto"/>
            <w:noWrap/>
            <w:vAlign w:val="bottom"/>
            <w:hideMark/>
          </w:tcPr>
          <w:p w14:paraId="347338A7" w14:textId="0FFFA41B"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102.0</w:t>
            </w:r>
          </w:p>
        </w:tc>
        <w:tc>
          <w:tcPr>
            <w:tcW w:w="0" w:type="auto"/>
            <w:tcBorders>
              <w:top w:val="nil"/>
              <w:left w:val="nil"/>
              <w:bottom w:val="single" w:sz="4" w:space="0" w:color="auto"/>
              <w:right w:val="single" w:sz="4" w:space="0" w:color="auto"/>
            </w:tcBorders>
            <w:shd w:val="clear" w:color="auto" w:fill="auto"/>
            <w:noWrap/>
            <w:vAlign w:val="bottom"/>
            <w:hideMark/>
          </w:tcPr>
          <w:p w14:paraId="435120C1" w14:textId="163013BA"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79.8</w:t>
            </w:r>
          </w:p>
        </w:tc>
        <w:tc>
          <w:tcPr>
            <w:tcW w:w="0" w:type="auto"/>
            <w:tcBorders>
              <w:top w:val="nil"/>
              <w:left w:val="nil"/>
              <w:bottom w:val="single" w:sz="4" w:space="0" w:color="auto"/>
              <w:right w:val="single" w:sz="4" w:space="0" w:color="auto"/>
            </w:tcBorders>
            <w:shd w:val="clear" w:color="auto" w:fill="auto"/>
            <w:noWrap/>
            <w:vAlign w:val="bottom"/>
            <w:hideMark/>
          </w:tcPr>
          <w:p w14:paraId="1A626DE6" w14:textId="1649E5B0"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47.7</w:t>
            </w:r>
          </w:p>
        </w:tc>
        <w:tc>
          <w:tcPr>
            <w:tcW w:w="0" w:type="auto"/>
            <w:tcBorders>
              <w:top w:val="nil"/>
              <w:left w:val="nil"/>
              <w:bottom w:val="single" w:sz="4" w:space="0" w:color="auto"/>
              <w:right w:val="single" w:sz="4" w:space="0" w:color="auto"/>
            </w:tcBorders>
            <w:shd w:val="clear" w:color="auto" w:fill="auto"/>
            <w:noWrap/>
            <w:vAlign w:val="bottom"/>
            <w:hideMark/>
          </w:tcPr>
          <w:p w14:paraId="4D1EC59A" w14:textId="307B0E0F"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46.3</w:t>
            </w:r>
          </w:p>
        </w:tc>
        <w:tc>
          <w:tcPr>
            <w:tcW w:w="0" w:type="auto"/>
            <w:tcBorders>
              <w:top w:val="nil"/>
              <w:left w:val="nil"/>
              <w:bottom w:val="single" w:sz="4" w:space="0" w:color="auto"/>
              <w:right w:val="single" w:sz="4" w:space="0" w:color="auto"/>
            </w:tcBorders>
            <w:shd w:val="clear" w:color="auto" w:fill="auto"/>
            <w:noWrap/>
            <w:vAlign w:val="bottom"/>
            <w:hideMark/>
          </w:tcPr>
          <w:p w14:paraId="308F95DD" w14:textId="0527AAA2" w:rsidR="00B4760F" w:rsidRPr="00930B72" w:rsidRDefault="00B4760F" w:rsidP="00B4760F">
            <w:pPr>
              <w:jc w:val="center"/>
              <w:rPr>
                <w:rFonts w:ascii="Arial" w:hAnsi="Arial" w:cs="Arial"/>
                <w:color w:val="000000"/>
                <w:sz w:val="18"/>
                <w:szCs w:val="18"/>
                <w:lang w:val="en-US"/>
              </w:rPr>
            </w:pPr>
            <w:r>
              <w:rPr>
                <w:rFonts w:ascii="Calibri" w:hAnsi="Calibri" w:cs="Calibri"/>
                <w:color w:val="000000"/>
                <w:sz w:val="22"/>
                <w:szCs w:val="22"/>
              </w:rPr>
              <w:t>40.1</w:t>
            </w:r>
          </w:p>
        </w:tc>
      </w:tr>
    </w:tbl>
    <w:p w14:paraId="2CCF3EA2" w14:textId="4C73F6A2" w:rsidR="00855963" w:rsidRPr="00855963" w:rsidRDefault="00855963" w:rsidP="00855963"/>
    <w:p w14:paraId="27877115" w14:textId="4787BD4C" w:rsidR="00CE65CF" w:rsidRPr="00287DF0" w:rsidRDefault="00CE65CF" w:rsidP="00287DF0"/>
    <w:p w14:paraId="3A212B6B" w14:textId="3CB91507" w:rsidR="00287DF0" w:rsidRPr="00855963" w:rsidRDefault="001E14B6" w:rsidP="00287DF0">
      <w:pPr>
        <w:pStyle w:val="Caption"/>
        <w:keepNext/>
      </w:pPr>
      <w:bookmarkStart w:id="314" w:name="_Ref531336849"/>
      <w:bookmarkStart w:id="315" w:name="_Toc12362486"/>
      <w:r>
        <w:t xml:space="preserve">Table </w:t>
      </w:r>
      <w:r>
        <w:fldChar w:fldCharType="begin"/>
      </w:r>
      <w:r>
        <w:instrText xml:space="preserve"> SEQ Table \* ARABIC </w:instrText>
      </w:r>
      <w:r>
        <w:fldChar w:fldCharType="separate"/>
      </w:r>
      <w:r w:rsidR="004C4C74">
        <w:rPr>
          <w:noProof/>
        </w:rPr>
        <w:t>4</w:t>
      </w:r>
      <w:r>
        <w:fldChar w:fldCharType="end"/>
      </w:r>
      <w:bookmarkEnd w:id="314"/>
      <w:r>
        <w:rPr>
          <w:lang w:val="en-US"/>
        </w:rPr>
        <w:t xml:space="preserve">. </w:t>
      </w:r>
      <w:r w:rsidR="00CA0A4A">
        <w:rPr>
          <w:lang w:val="en-US"/>
        </w:rPr>
        <w:t>Reactive Power C</w:t>
      </w:r>
      <w:r w:rsidRPr="00006317">
        <w:rPr>
          <w:lang w:val="en-US"/>
        </w:rPr>
        <w:t xml:space="preserve">apability at V = </w:t>
      </w:r>
      <w:r w:rsidR="00855963">
        <w:rPr>
          <w:lang w:val="en-US"/>
        </w:rPr>
        <w:t>1.</w:t>
      </w:r>
      <w:r w:rsidR="00396592">
        <w:rPr>
          <w:lang w:val="en-US"/>
        </w:rPr>
        <w:t>0</w:t>
      </w:r>
      <w:r w:rsidR="00855963">
        <w:rPr>
          <w:lang w:val="en-US"/>
        </w:rPr>
        <w:t>3</w:t>
      </w:r>
      <w:r w:rsidRPr="00006317">
        <w:rPr>
          <w:lang w:val="en-US"/>
        </w:rPr>
        <w:t xml:space="preserve"> </w:t>
      </w:r>
      <w:proofErr w:type="spellStart"/>
      <w:r w:rsidRPr="00006317">
        <w:rPr>
          <w:lang w:val="en-US"/>
        </w:rPr>
        <w:t>pu</w:t>
      </w:r>
      <w:proofErr w:type="spellEnd"/>
      <w:r w:rsidRPr="00006317">
        <w:rPr>
          <w:lang w:val="en-US"/>
        </w:rPr>
        <w:t xml:space="preserve"> at the POI</w:t>
      </w:r>
      <w:bookmarkEnd w:id="315"/>
    </w:p>
    <w:tbl>
      <w:tblPr>
        <w:tblW w:w="0" w:type="auto"/>
        <w:jc w:val="center"/>
        <w:tblLook w:val="04A0" w:firstRow="1" w:lastRow="0" w:firstColumn="1" w:lastColumn="0" w:noHBand="0" w:noVBand="1"/>
      </w:tblPr>
      <w:tblGrid>
        <w:gridCol w:w="1178"/>
        <w:gridCol w:w="765"/>
        <w:gridCol w:w="870"/>
        <w:gridCol w:w="1281"/>
        <w:gridCol w:w="991"/>
        <w:gridCol w:w="991"/>
        <w:gridCol w:w="991"/>
        <w:gridCol w:w="764"/>
        <w:gridCol w:w="870"/>
        <w:gridCol w:w="1281"/>
        <w:gridCol w:w="991"/>
        <w:gridCol w:w="991"/>
        <w:gridCol w:w="991"/>
      </w:tblGrid>
      <w:tr w:rsidR="00930B72" w:rsidRPr="00930B72" w14:paraId="658D7D43" w14:textId="77777777" w:rsidTr="00930B72">
        <w:trPr>
          <w:trHeight w:val="300"/>
          <w:jc w:val="center"/>
        </w:trPr>
        <w:tc>
          <w:tcPr>
            <w:tcW w:w="0" w:type="auto"/>
            <w:tcBorders>
              <w:right w:val="single" w:sz="4" w:space="0" w:color="auto"/>
            </w:tcBorders>
            <w:shd w:val="clear" w:color="auto" w:fill="auto"/>
            <w:noWrap/>
            <w:vAlign w:val="bottom"/>
            <w:hideMark/>
          </w:tcPr>
          <w:p w14:paraId="408CDD4D"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77129BBA"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Leading</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1FED16B9"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Lagging</w:t>
            </w:r>
          </w:p>
        </w:tc>
      </w:tr>
      <w:tr w:rsidR="00930B72" w:rsidRPr="00930B72" w14:paraId="6FE581B7" w14:textId="77777777" w:rsidTr="00930B72">
        <w:trPr>
          <w:trHeight w:val="300"/>
          <w:jc w:val="center"/>
        </w:trPr>
        <w:tc>
          <w:tcPr>
            <w:tcW w:w="0" w:type="auto"/>
            <w:tcBorders>
              <w:bottom w:val="single" w:sz="4" w:space="0" w:color="auto"/>
              <w:right w:val="single" w:sz="4" w:space="0" w:color="auto"/>
            </w:tcBorders>
            <w:shd w:val="clear" w:color="auto" w:fill="auto"/>
            <w:noWrap/>
            <w:vAlign w:val="bottom"/>
            <w:hideMark/>
          </w:tcPr>
          <w:p w14:paraId="000B6D2D"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51681829" w14:textId="12126956"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Absorption </w:t>
            </w:r>
            <w:proofErr w:type="spellStart"/>
            <w:r w:rsidR="000D1840">
              <w:rPr>
                <w:rFonts w:ascii="Arial" w:hAnsi="Arial" w:cs="Arial"/>
                <w:color w:val="000000"/>
                <w:sz w:val="18"/>
                <w:szCs w:val="18"/>
                <w:lang w:val="en-US"/>
              </w:rPr>
              <w:t>MVAr</w:t>
            </w:r>
            <w:proofErr w:type="spellEnd"/>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2173BB4F"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Supplying </w:t>
            </w:r>
            <w:proofErr w:type="spellStart"/>
            <w:r w:rsidRPr="00930B72">
              <w:rPr>
                <w:rFonts w:ascii="Arial" w:hAnsi="Arial" w:cs="Arial"/>
                <w:color w:val="000000"/>
                <w:sz w:val="18"/>
                <w:szCs w:val="18"/>
                <w:lang w:val="en-US"/>
              </w:rPr>
              <w:t>MVAr</w:t>
            </w:r>
            <w:proofErr w:type="spellEnd"/>
          </w:p>
        </w:tc>
      </w:tr>
      <w:tr w:rsidR="00930B72" w:rsidRPr="00930B72" w14:paraId="1D7E89F6"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AE3647"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Turbine MW</w:t>
            </w:r>
          </w:p>
        </w:tc>
        <w:tc>
          <w:tcPr>
            <w:tcW w:w="0" w:type="auto"/>
            <w:tcBorders>
              <w:top w:val="nil"/>
              <w:left w:val="nil"/>
              <w:bottom w:val="single" w:sz="4" w:space="0" w:color="auto"/>
              <w:right w:val="single" w:sz="4" w:space="0" w:color="auto"/>
            </w:tcBorders>
            <w:shd w:val="clear" w:color="auto" w:fill="auto"/>
            <w:noWrap/>
            <w:vAlign w:val="bottom"/>
            <w:hideMark/>
          </w:tcPr>
          <w:p w14:paraId="006511BF"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40667898"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362D3F8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00EA0964" w14:textId="5D0A68C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1</w:t>
            </w:r>
            <w:ins w:id="316"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2D76E66B" w14:textId="255E3362"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ins w:id="317"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45726D57" w14:textId="79429A08"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ins w:id="318"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51D9791C"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1F0808E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12497430"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26FAFDC0" w14:textId="50304748"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1</w:t>
            </w:r>
            <w:ins w:id="319"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05E57DF4" w14:textId="0ABDC240"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ins w:id="320"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501DACE4" w14:textId="049A9A96"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ins w:id="321" w:author="Steve Lay" w:date="2019-07-05T19:41:00Z">
              <w:r w:rsidR="005F1805">
                <w:rPr>
                  <w:rFonts w:ascii="Arial" w:hAnsi="Arial" w:cs="Arial"/>
                  <w:color w:val="000000"/>
                  <w:sz w:val="18"/>
                  <w:szCs w:val="18"/>
                  <w:lang w:val="en-US"/>
                </w:rPr>
                <w:t xml:space="preserve"> </w:t>
              </w:r>
              <w:proofErr w:type="spellStart"/>
              <w:r w:rsidR="005F1805">
                <w:rPr>
                  <w:rFonts w:ascii="Arial" w:hAnsi="Arial" w:cs="Arial"/>
                  <w:color w:val="000000"/>
                  <w:sz w:val="18"/>
                  <w:szCs w:val="18"/>
                  <w:lang w:val="en-US"/>
                </w:rPr>
                <w:t>MVAr</w:t>
              </w:r>
            </w:ins>
            <w:proofErr w:type="spellEnd"/>
          </w:p>
        </w:tc>
      </w:tr>
      <w:tr w:rsidR="00B4760F" w:rsidRPr="00930B72" w14:paraId="7B77B2A0"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7F61C2" w14:textId="329E8FE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0.0</w:t>
            </w:r>
          </w:p>
        </w:tc>
        <w:tc>
          <w:tcPr>
            <w:tcW w:w="0" w:type="auto"/>
            <w:tcBorders>
              <w:top w:val="nil"/>
              <w:left w:val="nil"/>
              <w:bottom w:val="single" w:sz="4" w:space="0" w:color="auto"/>
              <w:right w:val="single" w:sz="4" w:space="0" w:color="auto"/>
            </w:tcBorders>
            <w:shd w:val="clear" w:color="auto" w:fill="auto"/>
            <w:noWrap/>
            <w:vAlign w:val="bottom"/>
            <w:hideMark/>
          </w:tcPr>
          <w:p w14:paraId="23D61C94" w14:textId="3027C23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w:t>
            </w:r>
          </w:p>
        </w:tc>
        <w:tc>
          <w:tcPr>
            <w:tcW w:w="0" w:type="auto"/>
            <w:tcBorders>
              <w:top w:val="nil"/>
              <w:left w:val="nil"/>
              <w:bottom w:val="single" w:sz="4" w:space="0" w:color="auto"/>
              <w:right w:val="single" w:sz="4" w:space="0" w:color="auto"/>
            </w:tcBorders>
            <w:shd w:val="clear" w:color="auto" w:fill="auto"/>
            <w:noWrap/>
            <w:vAlign w:val="bottom"/>
            <w:hideMark/>
          </w:tcPr>
          <w:p w14:paraId="68133015" w14:textId="7508382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-102.0</w:t>
            </w:r>
          </w:p>
        </w:tc>
        <w:tc>
          <w:tcPr>
            <w:tcW w:w="0" w:type="auto"/>
            <w:tcBorders>
              <w:top w:val="nil"/>
              <w:left w:val="nil"/>
              <w:bottom w:val="single" w:sz="4" w:space="0" w:color="auto"/>
              <w:right w:val="single" w:sz="4" w:space="0" w:color="auto"/>
            </w:tcBorders>
            <w:shd w:val="clear" w:color="auto" w:fill="auto"/>
            <w:noWrap/>
            <w:vAlign w:val="bottom"/>
            <w:hideMark/>
          </w:tcPr>
          <w:p w14:paraId="4328790F" w14:textId="638E4CF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79.6</w:t>
            </w:r>
          </w:p>
        </w:tc>
        <w:tc>
          <w:tcPr>
            <w:tcW w:w="0" w:type="auto"/>
            <w:tcBorders>
              <w:top w:val="nil"/>
              <w:left w:val="nil"/>
              <w:bottom w:val="single" w:sz="4" w:space="0" w:color="auto"/>
              <w:right w:val="single" w:sz="4" w:space="0" w:color="auto"/>
            </w:tcBorders>
            <w:shd w:val="clear" w:color="auto" w:fill="auto"/>
            <w:noWrap/>
            <w:vAlign w:val="bottom"/>
            <w:hideMark/>
          </w:tcPr>
          <w:p w14:paraId="02B90FB7" w14:textId="5561487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-36.5</w:t>
            </w:r>
          </w:p>
        </w:tc>
        <w:tc>
          <w:tcPr>
            <w:tcW w:w="0" w:type="auto"/>
            <w:tcBorders>
              <w:top w:val="nil"/>
              <w:left w:val="nil"/>
              <w:bottom w:val="single" w:sz="4" w:space="0" w:color="auto"/>
              <w:right w:val="single" w:sz="4" w:space="0" w:color="auto"/>
            </w:tcBorders>
            <w:shd w:val="clear" w:color="auto" w:fill="auto"/>
            <w:noWrap/>
            <w:vAlign w:val="bottom"/>
            <w:hideMark/>
          </w:tcPr>
          <w:p w14:paraId="109C9C1A" w14:textId="1F1BDE9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-35.3</w:t>
            </w:r>
          </w:p>
        </w:tc>
        <w:tc>
          <w:tcPr>
            <w:tcW w:w="0" w:type="auto"/>
            <w:tcBorders>
              <w:top w:val="nil"/>
              <w:left w:val="nil"/>
              <w:bottom w:val="single" w:sz="4" w:space="0" w:color="auto"/>
              <w:right w:val="single" w:sz="4" w:space="0" w:color="auto"/>
            </w:tcBorders>
            <w:shd w:val="clear" w:color="auto" w:fill="auto"/>
            <w:noWrap/>
            <w:vAlign w:val="bottom"/>
            <w:hideMark/>
          </w:tcPr>
          <w:p w14:paraId="631D42E6" w14:textId="7274866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-26.8</w:t>
            </w:r>
          </w:p>
        </w:tc>
        <w:tc>
          <w:tcPr>
            <w:tcW w:w="0" w:type="auto"/>
            <w:tcBorders>
              <w:top w:val="nil"/>
              <w:left w:val="nil"/>
              <w:bottom w:val="single" w:sz="4" w:space="0" w:color="auto"/>
              <w:right w:val="single" w:sz="4" w:space="0" w:color="auto"/>
            </w:tcBorders>
            <w:shd w:val="clear" w:color="auto" w:fill="auto"/>
            <w:noWrap/>
            <w:vAlign w:val="bottom"/>
            <w:hideMark/>
          </w:tcPr>
          <w:p w14:paraId="749C5DE6" w14:textId="1CF683E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-3.3</w:t>
            </w:r>
          </w:p>
        </w:tc>
        <w:tc>
          <w:tcPr>
            <w:tcW w:w="0" w:type="auto"/>
            <w:tcBorders>
              <w:top w:val="nil"/>
              <w:left w:val="nil"/>
              <w:bottom w:val="single" w:sz="4" w:space="0" w:color="auto"/>
              <w:right w:val="single" w:sz="4" w:space="0" w:color="auto"/>
            </w:tcBorders>
            <w:shd w:val="clear" w:color="auto" w:fill="auto"/>
            <w:noWrap/>
            <w:vAlign w:val="bottom"/>
            <w:hideMark/>
          </w:tcPr>
          <w:p w14:paraId="2DCB336C" w14:textId="28B6A91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204.1</w:t>
            </w:r>
          </w:p>
        </w:tc>
        <w:tc>
          <w:tcPr>
            <w:tcW w:w="0" w:type="auto"/>
            <w:tcBorders>
              <w:top w:val="nil"/>
              <w:left w:val="nil"/>
              <w:bottom w:val="single" w:sz="4" w:space="0" w:color="auto"/>
              <w:right w:val="single" w:sz="4" w:space="0" w:color="auto"/>
            </w:tcBorders>
            <w:shd w:val="clear" w:color="auto" w:fill="auto"/>
            <w:noWrap/>
            <w:vAlign w:val="bottom"/>
            <w:hideMark/>
          </w:tcPr>
          <w:p w14:paraId="67807B3E" w14:textId="487CAE8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4704DE87" w14:textId="3613012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79.4</w:t>
            </w:r>
          </w:p>
        </w:tc>
        <w:tc>
          <w:tcPr>
            <w:tcW w:w="0" w:type="auto"/>
            <w:tcBorders>
              <w:top w:val="nil"/>
              <w:left w:val="nil"/>
              <w:bottom w:val="single" w:sz="4" w:space="0" w:color="auto"/>
              <w:right w:val="single" w:sz="4" w:space="0" w:color="auto"/>
            </w:tcBorders>
            <w:shd w:val="clear" w:color="auto" w:fill="auto"/>
            <w:noWrap/>
            <w:vAlign w:val="bottom"/>
            <w:hideMark/>
          </w:tcPr>
          <w:p w14:paraId="20D9B531" w14:textId="0CFF251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76.1</w:t>
            </w:r>
          </w:p>
        </w:tc>
        <w:tc>
          <w:tcPr>
            <w:tcW w:w="0" w:type="auto"/>
            <w:tcBorders>
              <w:top w:val="nil"/>
              <w:left w:val="nil"/>
              <w:bottom w:val="single" w:sz="4" w:space="0" w:color="auto"/>
              <w:right w:val="single" w:sz="4" w:space="0" w:color="auto"/>
            </w:tcBorders>
            <w:shd w:val="clear" w:color="auto" w:fill="auto"/>
            <w:noWrap/>
            <w:vAlign w:val="bottom"/>
            <w:hideMark/>
          </w:tcPr>
          <w:p w14:paraId="5B08CB9A" w14:textId="1D5C8D7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62.4</w:t>
            </w:r>
          </w:p>
        </w:tc>
      </w:tr>
      <w:tr w:rsidR="00B4760F" w:rsidRPr="00930B72" w14:paraId="3838AD15"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0CA29B" w14:textId="14F62E9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0.1</w:t>
            </w:r>
          </w:p>
        </w:tc>
        <w:tc>
          <w:tcPr>
            <w:tcW w:w="0" w:type="auto"/>
            <w:tcBorders>
              <w:top w:val="nil"/>
              <w:left w:val="nil"/>
              <w:bottom w:val="single" w:sz="4" w:space="0" w:color="auto"/>
              <w:right w:val="single" w:sz="4" w:space="0" w:color="auto"/>
            </w:tcBorders>
            <w:shd w:val="clear" w:color="auto" w:fill="auto"/>
            <w:noWrap/>
            <w:vAlign w:val="bottom"/>
            <w:hideMark/>
          </w:tcPr>
          <w:p w14:paraId="11C6DF2A" w14:textId="6261950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28.6</w:t>
            </w:r>
          </w:p>
        </w:tc>
        <w:tc>
          <w:tcPr>
            <w:tcW w:w="0" w:type="auto"/>
            <w:tcBorders>
              <w:top w:val="nil"/>
              <w:left w:val="nil"/>
              <w:bottom w:val="single" w:sz="4" w:space="0" w:color="auto"/>
              <w:right w:val="single" w:sz="4" w:space="0" w:color="auto"/>
            </w:tcBorders>
            <w:shd w:val="clear" w:color="auto" w:fill="auto"/>
            <w:noWrap/>
            <w:vAlign w:val="bottom"/>
            <w:hideMark/>
          </w:tcPr>
          <w:p w14:paraId="156C1358" w14:textId="675A7CF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-113.0</w:t>
            </w:r>
          </w:p>
        </w:tc>
        <w:tc>
          <w:tcPr>
            <w:tcW w:w="0" w:type="auto"/>
            <w:tcBorders>
              <w:top w:val="nil"/>
              <w:left w:val="nil"/>
              <w:bottom w:val="single" w:sz="4" w:space="0" w:color="auto"/>
              <w:right w:val="single" w:sz="4" w:space="0" w:color="auto"/>
            </w:tcBorders>
            <w:shd w:val="clear" w:color="auto" w:fill="auto"/>
            <w:noWrap/>
            <w:vAlign w:val="bottom"/>
            <w:hideMark/>
          </w:tcPr>
          <w:p w14:paraId="6E2EDC93" w14:textId="7E405D9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81.9</w:t>
            </w:r>
          </w:p>
        </w:tc>
        <w:tc>
          <w:tcPr>
            <w:tcW w:w="0" w:type="auto"/>
            <w:tcBorders>
              <w:top w:val="nil"/>
              <w:left w:val="nil"/>
              <w:bottom w:val="single" w:sz="4" w:space="0" w:color="auto"/>
              <w:right w:val="single" w:sz="4" w:space="0" w:color="auto"/>
            </w:tcBorders>
            <w:shd w:val="clear" w:color="auto" w:fill="auto"/>
            <w:noWrap/>
            <w:vAlign w:val="bottom"/>
            <w:hideMark/>
          </w:tcPr>
          <w:p w14:paraId="16D0E9CB" w14:textId="6D9F4E6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-38.0</w:t>
            </w:r>
          </w:p>
        </w:tc>
        <w:tc>
          <w:tcPr>
            <w:tcW w:w="0" w:type="auto"/>
            <w:tcBorders>
              <w:top w:val="nil"/>
              <w:left w:val="nil"/>
              <w:bottom w:val="single" w:sz="4" w:space="0" w:color="auto"/>
              <w:right w:val="single" w:sz="4" w:space="0" w:color="auto"/>
            </w:tcBorders>
            <w:shd w:val="clear" w:color="auto" w:fill="auto"/>
            <w:noWrap/>
            <w:vAlign w:val="bottom"/>
            <w:hideMark/>
          </w:tcPr>
          <w:p w14:paraId="67A5C3EC" w14:textId="27BE29A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-38.0</w:t>
            </w:r>
          </w:p>
        </w:tc>
        <w:tc>
          <w:tcPr>
            <w:tcW w:w="0" w:type="auto"/>
            <w:tcBorders>
              <w:top w:val="nil"/>
              <w:left w:val="nil"/>
              <w:bottom w:val="single" w:sz="4" w:space="0" w:color="auto"/>
              <w:right w:val="single" w:sz="4" w:space="0" w:color="auto"/>
            </w:tcBorders>
            <w:shd w:val="clear" w:color="auto" w:fill="auto"/>
            <w:noWrap/>
            <w:vAlign w:val="bottom"/>
            <w:hideMark/>
          </w:tcPr>
          <w:p w14:paraId="5D5A10E5" w14:textId="37A72B5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-32.7</w:t>
            </w:r>
          </w:p>
        </w:tc>
        <w:tc>
          <w:tcPr>
            <w:tcW w:w="0" w:type="auto"/>
            <w:tcBorders>
              <w:top w:val="nil"/>
              <w:left w:val="nil"/>
              <w:bottom w:val="single" w:sz="4" w:space="0" w:color="auto"/>
              <w:right w:val="single" w:sz="4" w:space="0" w:color="auto"/>
            </w:tcBorders>
            <w:shd w:val="clear" w:color="auto" w:fill="auto"/>
            <w:noWrap/>
            <w:vAlign w:val="bottom"/>
            <w:hideMark/>
          </w:tcPr>
          <w:p w14:paraId="63470B10" w14:textId="6674873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27.4</w:t>
            </w:r>
          </w:p>
        </w:tc>
        <w:tc>
          <w:tcPr>
            <w:tcW w:w="0" w:type="auto"/>
            <w:tcBorders>
              <w:top w:val="nil"/>
              <w:left w:val="nil"/>
              <w:bottom w:val="single" w:sz="4" w:space="0" w:color="auto"/>
              <w:right w:val="single" w:sz="4" w:space="0" w:color="auto"/>
            </w:tcBorders>
            <w:shd w:val="clear" w:color="auto" w:fill="auto"/>
            <w:noWrap/>
            <w:vAlign w:val="bottom"/>
            <w:hideMark/>
          </w:tcPr>
          <w:p w14:paraId="378057E7" w14:textId="5ADDCCD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206.8</w:t>
            </w:r>
          </w:p>
        </w:tc>
        <w:tc>
          <w:tcPr>
            <w:tcW w:w="0" w:type="auto"/>
            <w:tcBorders>
              <w:top w:val="nil"/>
              <w:left w:val="nil"/>
              <w:bottom w:val="single" w:sz="4" w:space="0" w:color="auto"/>
              <w:right w:val="single" w:sz="4" w:space="0" w:color="auto"/>
            </w:tcBorders>
            <w:shd w:val="clear" w:color="auto" w:fill="auto"/>
            <w:noWrap/>
            <w:vAlign w:val="bottom"/>
            <w:hideMark/>
          </w:tcPr>
          <w:p w14:paraId="51B912C2" w14:textId="5866AD3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97.7</w:t>
            </w:r>
          </w:p>
        </w:tc>
        <w:tc>
          <w:tcPr>
            <w:tcW w:w="0" w:type="auto"/>
            <w:tcBorders>
              <w:top w:val="nil"/>
              <w:left w:val="nil"/>
              <w:bottom w:val="single" w:sz="4" w:space="0" w:color="auto"/>
              <w:right w:val="single" w:sz="4" w:space="0" w:color="auto"/>
            </w:tcBorders>
            <w:shd w:val="clear" w:color="auto" w:fill="auto"/>
            <w:noWrap/>
            <w:vAlign w:val="bottom"/>
            <w:hideMark/>
          </w:tcPr>
          <w:p w14:paraId="44116E26" w14:textId="358BDBA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78.1</w:t>
            </w:r>
          </w:p>
        </w:tc>
        <w:tc>
          <w:tcPr>
            <w:tcW w:w="0" w:type="auto"/>
            <w:tcBorders>
              <w:top w:val="nil"/>
              <w:left w:val="nil"/>
              <w:bottom w:val="single" w:sz="4" w:space="0" w:color="auto"/>
              <w:right w:val="single" w:sz="4" w:space="0" w:color="auto"/>
            </w:tcBorders>
            <w:shd w:val="clear" w:color="auto" w:fill="auto"/>
            <w:noWrap/>
            <w:vAlign w:val="bottom"/>
            <w:hideMark/>
          </w:tcPr>
          <w:p w14:paraId="6BBB8131" w14:textId="223C8E8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76.3</w:t>
            </w:r>
          </w:p>
        </w:tc>
        <w:tc>
          <w:tcPr>
            <w:tcW w:w="0" w:type="auto"/>
            <w:tcBorders>
              <w:top w:val="nil"/>
              <w:left w:val="nil"/>
              <w:bottom w:val="single" w:sz="4" w:space="0" w:color="auto"/>
              <w:right w:val="single" w:sz="4" w:space="0" w:color="auto"/>
            </w:tcBorders>
            <w:shd w:val="clear" w:color="auto" w:fill="auto"/>
            <w:noWrap/>
            <w:vAlign w:val="bottom"/>
            <w:hideMark/>
          </w:tcPr>
          <w:p w14:paraId="13582964" w14:textId="0E15B5E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66.8</w:t>
            </w:r>
          </w:p>
        </w:tc>
      </w:tr>
      <w:tr w:rsidR="00B4760F" w:rsidRPr="00930B72" w14:paraId="68C7EFA4"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54CA9A" w14:textId="4C0E59E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0.2</w:t>
            </w:r>
          </w:p>
        </w:tc>
        <w:tc>
          <w:tcPr>
            <w:tcW w:w="0" w:type="auto"/>
            <w:tcBorders>
              <w:top w:val="nil"/>
              <w:left w:val="nil"/>
              <w:bottom w:val="single" w:sz="4" w:space="0" w:color="auto"/>
              <w:right w:val="single" w:sz="4" w:space="0" w:color="auto"/>
            </w:tcBorders>
            <w:shd w:val="clear" w:color="auto" w:fill="auto"/>
            <w:noWrap/>
            <w:vAlign w:val="bottom"/>
            <w:hideMark/>
          </w:tcPr>
          <w:p w14:paraId="5CED7D30" w14:textId="4629172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59.0</w:t>
            </w:r>
          </w:p>
        </w:tc>
        <w:tc>
          <w:tcPr>
            <w:tcW w:w="0" w:type="auto"/>
            <w:tcBorders>
              <w:top w:val="nil"/>
              <w:left w:val="nil"/>
              <w:bottom w:val="single" w:sz="4" w:space="0" w:color="auto"/>
              <w:right w:val="single" w:sz="4" w:space="0" w:color="auto"/>
            </w:tcBorders>
            <w:shd w:val="clear" w:color="auto" w:fill="auto"/>
            <w:noWrap/>
            <w:vAlign w:val="bottom"/>
            <w:hideMark/>
          </w:tcPr>
          <w:p w14:paraId="1DE89566" w14:textId="3424300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-118.4</w:t>
            </w:r>
          </w:p>
        </w:tc>
        <w:tc>
          <w:tcPr>
            <w:tcW w:w="0" w:type="auto"/>
            <w:tcBorders>
              <w:top w:val="nil"/>
              <w:left w:val="nil"/>
              <w:bottom w:val="single" w:sz="4" w:space="0" w:color="auto"/>
              <w:right w:val="single" w:sz="4" w:space="0" w:color="auto"/>
            </w:tcBorders>
            <w:shd w:val="clear" w:color="auto" w:fill="auto"/>
            <w:noWrap/>
            <w:vAlign w:val="bottom"/>
            <w:hideMark/>
          </w:tcPr>
          <w:p w14:paraId="7EB8204D" w14:textId="032F34A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83.6</w:t>
            </w:r>
          </w:p>
        </w:tc>
        <w:tc>
          <w:tcPr>
            <w:tcW w:w="0" w:type="auto"/>
            <w:tcBorders>
              <w:top w:val="nil"/>
              <w:left w:val="nil"/>
              <w:bottom w:val="single" w:sz="4" w:space="0" w:color="auto"/>
              <w:right w:val="single" w:sz="4" w:space="0" w:color="auto"/>
            </w:tcBorders>
            <w:shd w:val="clear" w:color="auto" w:fill="auto"/>
            <w:noWrap/>
            <w:vAlign w:val="bottom"/>
            <w:hideMark/>
          </w:tcPr>
          <w:p w14:paraId="78BC174A" w14:textId="24A614A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-39.4</w:t>
            </w:r>
          </w:p>
        </w:tc>
        <w:tc>
          <w:tcPr>
            <w:tcW w:w="0" w:type="auto"/>
            <w:tcBorders>
              <w:top w:val="nil"/>
              <w:left w:val="nil"/>
              <w:bottom w:val="single" w:sz="4" w:space="0" w:color="auto"/>
              <w:right w:val="single" w:sz="4" w:space="0" w:color="auto"/>
            </w:tcBorders>
            <w:shd w:val="clear" w:color="auto" w:fill="auto"/>
            <w:noWrap/>
            <w:vAlign w:val="bottom"/>
            <w:hideMark/>
          </w:tcPr>
          <w:p w14:paraId="62D672AF" w14:textId="3BD22A2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-39.4</w:t>
            </w:r>
          </w:p>
        </w:tc>
        <w:tc>
          <w:tcPr>
            <w:tcW w:w="0" w:type="auto"/>
            <w:tcBorders>
              <w:top w:val="nil"/>
              <w:left w:val="nil"/>
              <w:bottom w:val="single" w:sz="4" w:space="0" w:color="auto"/>
              <w:right w:val="single" w:sz="4" w:space="0" w:color="auto"/>
            </w:tcBorders>
            <w:shd w:val="clear" w:color="auto" w:fill="auto"/>
            <w:noWrap/>
            <w:vAlign w:val="bottom"/>
            <w:hideMark/>
          </w:tcPr>
          <w:p w14:paraId="57FA86B4" w14:textId="1963531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-33.9</w:t>
            </w:r>
          </w:p>
        </w:tc>
        <w:tc>
          <w:tcPr>
            <w:tcW w:w="0" w:type="auto"/>
            <w:tcBorders>
              <w:top w:val="nil"/>
              <w:left w:val="nil"/>
              <w:bottom w:val="single" w:sz="4" w:space="0" w:color="auto"/>
              <w:right w:val="single" w:sz="4" w:space="0" w:color="auto"/>
            </w:tcBorders>
            <w:shd w:val="clear" w:color="auto" w:fill="auto"/>
            <w:noWrap/>
            <w:vAlign w:val="bottom"/>
            <w:hideMark/>
          </w:tcPr>
          <w:p w14:paraId="410E8D25" w14:textId="73F9864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58.1</w:t>
            </w:r>
          </w:p>
        </w:tc>
        <w:tc>
          <w:tcPr>
            <w:tcW w:w="0" w:type="auto"/>
            <w:tcBorders>
              <w:top w:val="nil"/>
              <w:left w:val="nil"/>
              <w:bottom w:val="single" w:sz="4" w:space="0" w:color="auto"/>
              <w:right w:val="single" w:sz="4" w:space="0" w:color="auto"/>
            </w:tcBorders>
            <w:shd w:val="clear" w:color="auto" w:fill="auto"/>
            <w:noWrap/>
            <w:vAlign w:val="bottom"/>
            <w:hideMark/>
          </w:tcPr>
          <w:p w14:paraId="6649918A" w14:textId="4401F21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201.1</w:t>
            </w:r>
          </w:p>
        </w:tc>
        <w:tc>
          <w:tcPr>
            <w:tcW w:w="0" w:type="auto"/>
            <w:tcBorders>
              <w:top w:val="nil"/>
              <w:left w:val="nil"/>
              <w:bottom w:val="single" w:sz="4" w:space="0" w:color="auto"/>
              <w:right w:val="single" w:sz="4" w:space="0" w:color="auto"/>
            </w:tcBorders>
            <w:shd w:val="clear" w:color="auto" w:fill="auto"/>
            <w:noWrap/>
            <w:vAlign w:val="bottom"/>
            <w:hideMark/>
          </w:tcPr>
          <w:p w14:paraId="2F6157D1" w14:textId="6A9C917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94.7</w:t>
            </w:r>
          </w:p>
        </w:tc>
        <w:tc>
          <w:tcPr>
            <w:tcW w:w="0" w:type="auto"/>
            <w:tcBorders>
              <w:top w:val="nil"/>
              <w:left w:val="nil"/>
              <w:bottom w:val="single" w:sz="4" w:space="0" w:color="auto"/>
              <w:right w:val="single" w:sz="4" w:space="0" w:color="auto"/>
            </w:tcBorders>
            <w:shd w:val="clear" w:color="auto" w:fill="auto"/>
            <w:noWrap/>
            <w:vAlign w:val="bottom"/>
            <w:hideMark/>
          </w:tcPr>
          <w:p w14:paraId="4472A9FE" w14:textId="7103E7A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76.1</w:t>
            </w:r>
          </w:p>
        </w:tc>
        <w:tc>
          <w:tcPr>
            <w:tcW w:w="0" w:type="auto"/>
            <w:tcBorders>
              <w:top w:val="nil"/>
              <w:left w:val="nil"/>
              <w:bottom w:val="single" w:sz="4" w:space="0" w:color="auto"/>
              <w:right w:val="single" w:sz="4" w:space="0" w:color="auto"/>
            </w:tcBorders>
            <w:shd w:val="clear" w:color="auto" w:fill="auto"/>
            <w:noWrap/>
            <w:vAlign w:val="bottom"/>
            <w:hideMark/>
          </w:tcPr>
          <w:p w14:paraId="7DF05088" w14:textId="0C793AA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74.3</w:t>
            </w:r>
          </w:p>
        </w:tc>
        <w:tc>
          <w:tcPr>
            <w:tcW w:w="0" w:type="auto"/>
            <w:tcBorders>
              <w:top w:val="nil"/>
              <w:left w:val="nil"/>
              <w:bottom w:val="single" w:sz="4" w:space="0" w:color="auto"/>
              <w:right w:val="single" w:sz="4" w:space="0" w:color="auto"/>
            </w:tcBorders>
            <w:shd w:val="clear" w:color="auto" w:fill="auto"/>
            <w:noWrap/>
            <w:vAlign w:val="bottom"/>
            <w:hideMark/>
          </w:tcPr>
          <w:p w14:paraId="074E7AC1" w14:textId="3674320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65.1</w:t>
            </w:r>
          </w:p>
        </w:tc>
      </w:tr>
      <w:tr w:rsidR="00B4760F" w:rsidRPr="00930B72" w14:paraId="035202A3"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94142E3" w14:textId="3AD7FAA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0.4</w:t>
            </w:r>
          </w:p>
        </w:tc>
        <w:tc>
          <w:tcPr>
            <w:tcW w:w="0" w:type="auto"/>
            <w:tcBorders>
              <w:top w:val="nil"/>
              <w:left w:val="nil"/>
              <w:bottom w:val="single" w:sz="4" w:space="0" w:color="auto"/>
              <w:right w:val="single" w:sz="4" w:space="0" w:color="auto"/>
            </w:tcBorders>
            <w:shd w:val="clear" w:color="auto" w:fill="auto"/>
            <w:noWrap/>
            <w:vAlign w:val="bottom"/>
            <w:hideMark/>
          </w:tcPr>
          <w:p w14:paraId="37AFF647" w14:textId="58EE291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119.2</w:t>
            </w:r>
          </w:p>
        </w:tc>
        <w:tc>
          <w:tcPr>
            <w:tcW w:w="0" w:type="auto"/>
            <w:tcBorders>
              <w:top w:val="nil"/>
              <w:left w:val="nil"/>
              <w:bottom w:val="single" w:sz="4" w:space="0" w:color="auto"/>
              <w:right w:val="single" w:sz="4" w:space="0" w:color="auto"/>
            </w:tcBorders>
            <w:shd w:val="clear" w:color="auto" w:fill="auto"/>
            <w:noWrap/>
            <w:vAlign w:val="bottom"/>
            <w:hideMark/>
          </w:tcPr>
          <w:p w14:paraId="7487C646" w14:textId="79936D0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-138.3</w:t>
            </w:r>
          </w:p>
        </w:tc>
        <w:tc>
          <w:tcPr>
            <w:tcW w:w="0" w:type="auto"/>
            <w:tcBorders>
              <w:top w:val="nil"/>
              <w:left w:val="nil"/>
              <w:bottom w:val="single" w:sz="4" w:space="0" w:color="auto"/>
              <w:right w:val="single" w:sz="4" w:space="0" w:color="auto"/>
            </w:tcBorders>
            <w:shd w:val="clear" w:color="auto" w:fill="auto"/>
            <w:noWrap/>
            <w:vAlign w:val="bottom"/>
            <w:hideMark/>
          </w:tcPr>
          <w:p w14:paraId="17CE6C62" w14:textId="1D7A507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85.4</w:t>
            </w:r>
          </w:p>
        </w:tc>
        <w:tc>
          <w:tcPr>
            <w:tcW w:w="0" w:type="auto"/>
            <w:tcBorders>
              <w:top w:val="nil"/>
              <w:left w:val="nil"/>
              <w:bottom w:val="single" w:sz="4" w:space="0" w:color="auto"/>
              <w:right w:val="single" w:sz="4" w:space="0" w:color="auto"/>
            </w:tcBorders>
            <w:shd w:val="clear" w:color="auto" w:fill="auto"/>
            <w:noWrap/>
            <w:vAlign w:val="bottom"/>
            <w:hideMark/>
          </w:tcPr>
          <w:p w14:paraId="6520B64E" w14:textId="103FF97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-42.2</w:t>
            </w:r>
          </w:p>
        </w:tc>
        <w:tc>
          <w:tcPr>
            <w:tcW w:w="0" w:type="auto"/>
            <w:tcBorders>
              <w:top w:val="nil"/>
              <w:left w:val="nil"/>
              <w:bottom w:val="single" w:sz="4" w:space="0" w:color="auto"/>
              <w:right w:val="single" w:sz="4" w:space="0" w:color="auto"/>
            </w:tcBorders>
            <w:shd w:val="clear" w:color="auto" w:fill="auto"/>
            <w:noWrap/>
            <w:vAlign w:val="bottom"/>
            <w:hideMark/>
          </w:tcPr>
          <w:p w14:paraId="32FEABD9" w14:textId="201A1B0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-43.5</w:t>
            </w:r>
          </w:p>
        </w:tc>
        <w:tc>
          <w:tcPr>
            <w:tcW w:w="0" w:type="auto"/>
            <w:tcBorders>
              <w:top w:val="nil"/>
              <w:left w:val="nil"/>
              <w:bottom w:val="single" w:sz="4" w:space="0" w:color="auto"/>
              <w:right w:val="single" w:sz="4" w:space="0" w:color="auto"/>
            </w:tcBorders>
            <w:shd w:val="clear" w:color="auto" w:fill="auto"/>
            <w:noWrap/>
            <w:vAlign w:val="bottom"/>
            <w:hideMark/>
          </w:tcPr>
          <w:p w14:paraId="6F1371AE" w14:textId="329FE89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-41.7</w:t>
            </w:r>
          </w:p>
        </w:tc>
        <w:tc>
          <w:tcPr>
            <w:tcW w:w="0" w:type="auto"/>
            <w:tcBorders>
              <w:top w:val="nil"/>
              <w:left w:val="nil"/>
              <w:bottom w:val="single" w:sz="4" w:space="0" w:color="auto"/>
              <w:right w:val="single" w:sz="4" w:space="0" w:color="auto"/>
            </w:tcBorders>
            <w:shd w:val="clear" w:color="auto" w:fill="auto"/>
            <w:noWrap/>
            <w:vAlign w:val="bottom"/>
            <w:hideMark/>
          </w:tcPr>
          <w:p w14:paraId="57FD15D9" w14:textId="3DD5FC0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119.0</w:t>
            </w:r>
          </w:p>
        </w:tc>
        <w:tc>
          <w:tcPr>
            <w:tcW w:w="0" w:type="auto"/>
            <w:tcBorders>
              <w:top w:val="nil"/>
              <w:left w:val="nil"/>
              <w:bottom w:val="single" w:sz="4" w:space="0" w:color="auto"/>
              <w:right w:val="single" w:sz="4" w:space="0" w:color="auto"/>
            </w:tcBorders>
            <w:shd w:val="clear" w:color="auto" w:fill="auto"/>
            <w:noWrap/>
            <w:vAlign w:val="bottom"/>
            <w:hideMark/>
          </w:tcPr>
          <w:p w14:paraId="233C0691" w14:textId="13C9AA2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193.8</w:t>
            </w:r>
          </w:p>
        </w:tc>
        <w:tc>
          <w:tcPr>
            <w:tcW w:w="0" w:type="auto"/>
            <w:tcBorders>
              <w:top w:val="nil"/>
              <w:left w:val="nil"/>
              <w:bottom w:val="single" w:sz="4" w:space="0" w:color="auto"/>
              <w:right w:val="single" w:sz="4" w:space="0" w:color="auto"/>
            </w:tcBorders>
            <w:shd w:val="clear" w:color="auto" w:fill="auto"/>
            <w:noWrap/>
            <w:vAlign w:val="bottom"/>
            <w:hideMark/>
          </w:tcPr>
          <w:p w14:paraId="50D4AF42" w14:textId="752B4FC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90.1</w:t>
            </w:r>
          </w:p>
        </w:tc>
        <w:tc>
          <w:tcPr>
            <w:tcW w:w="0" w:type="auto"/>
            <w:tcBorders>
              <w:top w:val="nil"/>
              <w:left w:val="nil"/>
              <w:bottom w:val="single" w:sz="4" w:space="0" w:color="auto"/>
              <w:right w:val="single" w:sz="4" w:space="0" w:color="auto"/>
            </w:tcBorders>
            <w:shd w:val="clear" w:color="auto" w:fill="auto"/>
            <w:noWrap/>
            <w:vAlign w:val="bottom"/>
            <w:hideMark/>
          </w:tcPr>
          <w:p w14:paraId="0A5454DE" w14:textId="4DAA189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72.4</w:t>
            </w:r>
          </w:p>
        </w:tc>
        <w:tc>
          <w:tcPr>
            <w:tcW w:w="0" w:type="auto"/>
            <w:tcBorders>
              <w:top w:val="nil"/>
              <w:left w:val="nil"/>
              <w:bottom w:val="single" w:sz="4" w:space="0" w:color="auto"/>
              <w:right w:val="single" w:sz="4" w:space="0" w:color="auto"/>
            </w:tcBorders>
            <w:shd w:val="clear" w:color="auto" w:fill="auto"/>
            <w:noWrap/>
            <w:vAlign w:val="bottom"/>
            <w:hideMark/>
          </w:tcPr>
          <w:p w14:paraId="60486C9D" w14:textId="5AE8EA7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72.0</w:t>
            </w:r>
          </w:p>
        </w:tc>
        <w:tc>
          <w:tcPr>
            <w:tcW w:w="0" w:type="auto"/>
            <w:tcBorders>
              <w:top w:val="nil"/>
              <w:left w:val="nil"/>
              <w:bottom w:val="single" w:sz="4" w:space="0" w:color="auto"/>
              <w:right w:val="single" w:sz="4" w:space="0" w:color="auto"/>
            </w:tcBorders>
            <w:shd w:val="clear" w:color="auto" w:fill="auto"/>
            <w:noWrap/>
            <w:vAlign w:val="bottom"/>
            <w:hideMark/>
          </w:tcPr>
          <w:p w14:paraId="557BA411" w14:textId="006EE64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66.6</w:t>
            </w:r>
          </w:p>
        </w:tc>
      </w:tr>
      <w:tr w:rsidR="00B4760F" w:rsidRPr="00930B72" w14:paraId="5966F9A1"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3BCE40" w14:textId="5F674F1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0.6</w:t>
            </w:r>
          </w:p>
        </w:tc>
        <w:tc>
          <w:tcPr>
            <w:tcW w:w="0" w:type="auto"/>
            <w:tcBorders>
              <w:top w:val="nil"/>
              <w:left w:val="nil"/>
              <w:bottom w:val="single" w:sz="4" w:space="0" w:color="auto"/>
              <w:right w:val="single" w:sz="4" w:space="0" w:color="auto"/>
            </w:tcBorders>
            <w:shd w:val="clear" w:color="auto" w:fill="auto"/>
            <w:noWrap/>
            <w:vAlign w:val="bottom"/>
            <w:hideMark/>
          </w:tcPr>
          <w:p w14:paraId="1D645F72" w14:textId="7EE7F71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179.0</w:t>
            </w:r>
          </w:p>
        </w:tc>
        <w:tc>
          <w:tcPr>
            <w:tcW w:w="0" w:type="auto"/>
            <w:tcBorders>
              <w:top w:val="nil"/>
              <w:left w:val="nil"/>
              <w:bottom w:val="single" w:sz="4" w:space="0" w:color="auto"/>
              <w:right w:val="single" w:sz="4" w:space="0" w:color="auto"/>
            </w:tcBorders>
            <w:shd w:val="clear" w:color="auto" w:fill="auto"/>
            <w:noWrap/>
            <w:vAlign w:val="bottom"/>
            <w:hideMark/>
          </w:tcPr>
          <w:p w14:paraId="2EAE5C13" w14:textId="0615055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-153.5</w:t>
            </w:r>
          </w:p>
        </w:tc>
        <w:tc>
          <w:tcPr>
            <w:tcW w:w="0" w:type="auto"/>
            <w:tcBorders>
              <w:top w:val="nil"/>
              <w:left w:val="nil"/>
              <w:bottom w:val="single" w:sz="4" w:space="0" w:color="auto"/>
              <w:right w:val="single" w:sz="4" w:space="0" w:color="auto"/>
            </w:tcBorders>
            <w:shd w:val="clear" w:color="auto" w:fill="auto"/>
            <w:noWrap/>
            <w:vAlign w:val="bottom"/>
            <w:hideMark/>
          </w:tcPr>
          <w:p w14:paraId="720F1F90" w14:textId="427D16F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85.1</w:t>
            </w:r>
          </w:p>
        </w:tc>
        <w:tc>
          <w:tcPr>
            <w:tcW w:w="0" w:type="auto"/>
            <w:tcBorders>
              <w:top w:val="nil"/>
              <w:left w:val="nil"/>
              <w:bottom w:val="single" w:sz="4" w:space="0" w:color="auto"/>
              <w:right w:val="single" w:sz="4" w:space="0" w:color="auto"/>
            </w:tcBorders>
            <w:shd w:val="clear" w:color="auto" w:fill="auto"/>
            <w:noWrap/>
            <w:vAlign w:val="bottom"/>
            <w:hideMark/>
          </w:tcPr>
          <w:p w14:paraId="493ACF46" w14:textId="5358543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-44.8</w:t>
            </w:r>
          </w:p>
        </w:tc>
        <w:tc>
          <w:tcPr>
            <w:tcW w:w="0" w:type="auto"/>
            <w:tcBorders>
              <w:top w:val="nil"/>
              <w:left w:val="nil"/>
              <w:bottom w:val="single" w:sz="4" w:space="0" w:color="auto"/>
              <w:right w:val="single" w:sz="4" w:space="0" w:color="auto"/>
            </w:tcBorders>
            <w:shd w:val="clear" w:color="auto" w:fill="auto"/>
            <w:noWrap/>
            <w:vAlign w:val="bottom"/>
            <w:hideMark/>
          </w:tcPr>
          <w:p w14:paraId="702E82EC" w14:textId="6E5FB41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-46.0</w:t>
            </w:r>
          </w:p>
        </w:tc>
        <w:tc>
          <w:tcPr>
            <w:tcW w:w="0" w:type="auto"/>
            <w:tcBorders>
              <w:top w:val="nil"/>
              <w:left w:val="nil"/>
              <w:bottom w:val="single" w:sz="4" w:space="0" w:color="auto"/>
              <w:right w:val="single" w:sz="4" w:space="0" w:color="auto"/>
            </w:tcBorders>
            <w:shd w:val="clear" w:color="auto" w:fill="auto"/>
            <w:noWrap/>
            <w:vAlign w:val="bottom"/>
            <w:hideMark/>
          </w:tcPr>
          <w:p w14:paraId="4361976A" w14:textId="73BB74A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-44.2</w:t>
            </w:r>
          </w:p>
        </w:tc>
        <w:tc>
          <w:tcPr>
            <w:tcW w:w="0" w:type="auto"/>
            <w:tcBorders>
              <w:top w:val="nil"/>
              <w:left w:val="nil"/>
              <w:bottom w:val="single" w:sz="4" w:space="0" w:color="auto"/>
              <w:right w:val="single" w:sz="4" w:space="0" w:color="auto"/>
            </w:tcBorders>
            <w:shd w:val="clear" w:color="auto" w:fill="auto"/>
            <w:noWrap/>
            <w:vAlign w:val="bottom"/>
            <w:hideMark/>
          </w:tcPr>
          <w:p w14:paraId="11FA84C5" w14:textId="087053E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179.4</w:t>
            </w:r>
          </w:p>
        </w:tc>
        <w:tc>
          <w:tcPr>
            <w:tcW w:w="0" w:type="auto"/>
            <w:tcBorders>
              <w:top w:val="nil"/>
              <w:left w:val="nil"/>
              <w:bottom w:val="single" w:sz="4" w:space="0" w:color="auto"/>
              <w:right w:val="single" w:sz="4" w:space="0" w:color="auto"/>
            </w:tcBorders>
            <w:shd w:val="clear" w:color="auto" w:fill="auto"/>
            <w:noWrap/>
            <w:vAlign w:val="bottom"/>
            <w:hideMark/>
          </w:tcPr>
          <w:p w14:paraId="52C42313" w14:textId="6D31B47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179.4</w:t>
            </w:r>
          </w:p>
        </w:tc>
        <w:tc>
          <w:tcPr>
            <w:tcW w:w="0" w:type="auto"/>
            <w:tcBorders>
              <w:top w:val="nil"/>
              <w:left w:val="nil"/>
              <w:bottom w:val="single" w:sz="4" w:space="0" w:color="auto"/>
              <w:right w:val="single" w:sz="4" w:space="0" w:color="auto"/>
            </w:tcBorders>
            <w:shd w:val="clear" w:color="auto" w:fill="auto"/>
            <w:noWrap/>
            <w:vAlign w:val="bottom"/>
            <w:hideMark/>
          </w:tcPr>
          <w:p w14:paraId="498281DE" w14:textId="5D81360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87.4</w:t>
            </w:r>
          </w:p>
        </w:tc>
        <w:tc>
          <w:tcPr>
            <w:tcW w:w="0" w:type="auto"/>
            <w:tcBorders>
              <w:top w:val="nil"/>
              <w:left w:val="nil"/>
              <w:bottom w:val="single" w:sz="4" w:space="0" w:color="auto"/>
              <w:right w:val="single" w:sz="4" w:space="0" w:color="auto"/>
            </w:tcBorders>
            <w:shd w:val="clear" w:color="auto" w:fill="auto"/>
            <w:noWrap/>
            <w:vAlign w:val="bottom"/>
            <w:hideMark/>
          </w:tcPr>
          <w:p w14:paraId="2EBD060E" w14:textId="3BF93E0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68.9</w:t>
            </w:r>
          </w:p>
        </w:tc>
        <w:tc>
          <w:tcPr>
            <w:tcW w:w="0" w:type="auto"/>
            <w:tcBorders>
              <w:top w:val="nil"/>
              <w:left w:val="nil"/>
              <w:bottom w:val="single" w:sz="4" w:space="0" w:color="auto"/>
              <w:right w:val="single" w:sz="4" w:space="0" w:color="auto"/>
            </w:tcBorders>
            <w:shd w:val="clear" w:color="auto" w:fill="auto"/>
            <w:noWrap/>
            <w:vAlign w:val="bottom"/>
            <w:hideMark/>
          </w:tcPr>
          <w:p w14:paraId="249E09D9" w14:textId="5922F00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68.6</w:t>
            </w:r>
          </w:p>
        </w:tc>
        <w:tc>
          <w:tcPr>
            <w:tcW w:w="0" w:type="auto"/>
            <w:tcBorders>
              <w:top w:val="nil"/>
              <w:left w:val="nil"/>
              <w:bottom w:val="single" w:sz="4" w:space="0" w:color="auto"/>
              <w:right w:val="single" w:sz="4" w:space="0" w:color="auto"/>
            </w:tcBorders>
            <w:shd w:val="clear" w:color="auto" w:fill="auto"/>
            <w:noWrap/>
            <w:vAlign w:val="bottom"/>
            <w:hideMark/>
          </w:tcPr>
          <w:p w14:paraId="5DEC9D9A" w14:textId="54697C1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63.3</w:t>
            </w:r>
          </w:p>
        </w:tc>
      </w:tr>
      <w:tr w:rsidR="00B4760F" w:rsidRPr="00930B72" w14:paraId="6EFF7003"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8389C7" w14:textId="28D15E4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0.9</w:t>
            </w:r>
          </w:p>
        </w:tc>
        <w:tc>
          <w:tcPr>
            <w:tcW w:w="0" w:type="auto"/>
            <w:tcBorders>
              <w:top w:val="nil"/>
              <w:left w:val="nil"/>
              <w:bottom w:val="single" w:sz="4" w:space="0" w:color="auto"/>
              <w:right w:val="single" w:sz="4" w:space="0" w:color="auto"/>
            </w:tcBorders>
            <w:shd w:val="clear" w:color="auto" w:fill="auto"/>
            <w:noWrap/>
            <w:vAlign w:val="bottom"/>
            <w:hideMark/>
          </w:tcPr>
          <w:p w14:paraId="77496D88" w14:textId="4D5E3D7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261.5</w:t>
            </w:r>
          </w:p>
        </w:tc>
        <w:tc>
          <w:tcPr>
            <w:tcW w:w="0" w:type="auto"/>
            <w:tcBorders>
              <w:top w:val="nil"/>
              <w:left w:val="nil"/>
              <w:bottom w:val="single" w:sz="4" w:space="0" w:color="auto"/>
              <w:right w:val="single" w:sz="4" w:space="0" w:color="auto"/>
            </w:tcBorders>
            <w:shd w:val="clear" w:color="auto" w:fill="auto"/>
            <w:noWrap/>
            <w:vAlign w:val="bottom"/>
            <w:hideMark/>
          </w:tcPr>
          <w:p w14:paraId="56FBFD3B" w14:textId="594A06C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-178.5</w:t>
            </w:r>
          </w:p>
        </w:tc>
        <w:tc>
          <w:tcPr>
            <w:tcW w:w="0" w:type="auto"/>
            <w:tcBorders>
              <w:top w:val="nil"/>
              <w:left w:val="nil"/>
              <w:bottom w:val="single" w:sz="4" w:space="0" w:color="auto"/>
              <w:right w:val="single" w:sz="4" w:space="0" w:color="auto"/>
            </w:tcBorders>
            <w:shd w:val="clear" w:color="auto" w:fill="auto"/>
            <w:noWrap/>
            <w:vAlign w:val="bottom"/>
            <w:hideMark/>
          </w:tcPr>
          <w:p w14:paraId="1C2E9FF8" w14:textId="29EC93D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81.1</w:t>
            </w:r>
          </w:p>
        </w:tc>
        <w:tc>
          <w:tcPr>
            <w:tcW w:w="0" w:type="auto"/>
            <w:tcBorders>
              <w:top w:val="nil"/>
              <w:left w:val="nil"/>
              <w:bottom w:val="single" w:sz="4" w:space="0" w:color="auto"/>
              <w:right w:val="single" w:sz="4" w:space="0" w:color="auto"/>
            </w:tcBorders>
            <w:shd w:val="clear" w:color="auto" w:fill="auto"/>
            <w:noWrap/>
            <w:vAlign w:val="bottom"/>
            <w:hideMark/>
          </w:tcPr>
          <w:p w14:paraId="43BBB746" w14:textId="7B9092F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-48.2</w:t>
            </w:r>
          </w:p>
        </w:tc>
        <w:tc>
          <w:tcPr>
            <w:tcW w:w="0" w:type="auto"/>
            <w:tcBorders>
              <w:top w:val="nil"/>
              <w:left w:val="nil"/>
              <w:bottom w:val="single" w:sz="4" w:space="0" w:color="auto"/>
              <w:right w:val="single" w:sz="4" w:space="0" w:color="auto"/>
            </w:tcBorders>
            <w:shd w:val="clear" w:color="auto" w:fill="auto"/>
            <w:noWrap/>
            <w:vAlign w:val="bottom"/>
            <w:hideMark/>
          </w:tcPr>
          <w:p w14:paraId="1372CB87" w14:textId="16FD9CD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-49.3</w:t>
            </w:r>
          </w:p>
        </w:tc>
        <w:tc>
          <w:tcPr>
            <w:tcW w:w="0" w:type="auto"/>
            <w:tcBorders>
              <w:top w:val="nil"/>
              <w:left w:val="nil"/>
              <w:bottom w:val="single" w:sz="4" w:space="0" w:color="auto"/>
              <w:right w:val="single" w:sz="4" w:space="0" w:color="auto"/>
            </w:tcBorders>
            <w:shd w:val="clear" w:color="auto" w:fill="auto"/>
            <w:noWrap/>
            <w:vAlign w:val="bottom"/>
            <w:hideMark/>
          </w:tcPr>
          <w:p w14:paraId="35F6BE61" w14:textId="7C4A610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-47.5</w:t>
            </w:r>
          </w:p>
        </w:tc>
        <w:tc>
          <w:tcPr>
            <w:tcW w:w="0" w:type="auto"/>
            <w:tcBorders>
              <w:top w:val="nil"/>
              <w:left w:val="nil"/>
              <w:bottom w:val="single" w:sz="4" w:space="0" w:color="auto"/>
              <w:right w:val="single" w:sz="4" w:space="0" w:color="auto"/>
            </w:tcBorders>
            <w:shd w:val="clear" w:color="auto" w:fill="auto"/>
            <w:noWrap/>
            <w:vAlign w:val="bottom"/>
            <w:hideMark/>
          </w:tcPr>
          <w:p w14:paraId="55F25BE4" w14:textId="38ABE9D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263.2</w:t>
            </w:r>
          </w:p>
        </w:tc>
        <w:tc>
          <w:tcPr>
            <w:tcW w:w="0" w:type="auto"/>
            <w:tcBorders>
              <w:top w:val="nil"/>
              <w:left w:val="nil"/>
              <w:bottom w:val="single" w:sz="4" w:space="0" w:color="auto"/>
              <w:right w:val="single" w:sz="4" w:space="0" w:color="auto"/>
            </w:tcBorders>
            <w:shd w:val="clear" w:color="auto" w:fill="auto"/>
            <w:noWrap/>
            <w:vAlign w:val="bottom"/>
            <w:hideMark/>
          </w:tcPr>
          <w:p w14:paraId="4DBC0CB3" w14:textId="7901BEB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153.0</w:t>
            </w:r>
          </w:p>
        </w:tc>
        <w:tc>
          <w:tcPr>
            <w:tcW w:w="0" w:type="auto"/>
            <w:tcBorders>
              <w:top w:val="nil"/>
              <w:left w:val="nil"/>
              <w:bottom w:val="single" w:sz="4" w:space="0" w:color="auto"/>
              <w:right w:val="single" w:sz="4" w:space="0" w:color="auto"/>
            </w:tcBorders>
            <w:shd w:val="clear" w:color="auto" w:fill="auto"/>
            <w:noWrap/>
            <w:vAlign w:val="bottom"/>
            <w:hideMark/>
          </w:tcPr>
          <w:p w14:paraId="424004D2" w14:textId="19BE77B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86.7</w:t>
            </w:r>
          </w:p>
        </w:tc>
        <w:tc>
          <w:tcPr>
            <w:tcW w:w="0" w:type="auto"/>
            <w:tcBorders>
              <w:top w:val="nil"/>
              <w:left w:val="nil"/>
              <w:bottom w:val="single" w:sz="4" w:space="0" w:color="auto"/>
              <w:right w:val="single" w:sz="4" w:space="0" w:color="auto"/>
            </w:tcBorders>
            <w:shd w:val="clear" w:color="auto" w:fill="auto"/>
            <w:noWrap/>
            <w:vAlign w:val="bottom"/>
            <w:hideMark/>
          </w:tcPr>
          <w:p w14:paraId="2D05C54E" w14:textId="0A9FDC5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64.7</w:t>
            </w:r>
          </w:p>
        </w:tc>
        <w:tc>
          <w:tcPr>
            <w:tcW w:w="0" w:type="auto"/>
            <w:tcBorders>
              <w:top w:val="nil"/>
              <w:left w:val="nil"/>
              <w:bottom w:val="single" w:sz="4" w:space="0" w:color="auto"/>
              <w:right w:val="single" w:sz="4" w:space="0" w:color="auto"/>
            </w:tcBorders>
            <w:shd w:val="clear" w:color="auto" w:fill="auto"/>
            <w:noWrap/>
            <w:vAlign w:val="bottom"/>
            <w:hideMark/>
          </w:tcPr>
          <w:p w14:paraId="516F1315" w14:textId="655C57B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63.4</w:t>
            </w:r>
          </w:p>
        </w:tc>
        <w:tc>
          <w:tcPr>
            <w:tcW w:w="0" w:type="auto"/>
            <w:tcBorders>
              <w:top w:val="nil"/>
              <w:left w:val="nil"/>
              <w:bottom w:val="single" w:sz="4" w:space="0" w:color="auto"/>
              <w:right w:val="single" w:sz="4" w:space="0" w:color="auto"/>
            </w:tcBorders>
            <w:shd w:val="clear" w:color="auto" w:fill="auto"/>
            <w:noWrap/>
            <w:vAlign w:val="bottom"/>
            <w:hideMark/>
          </w:tcPr>
          <w:p w14:paraId="2D3BECFD" w14:textId="5097B00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55.8</w:t>
            </w:r>
          </w:p>
        </w:tc>
      </w:tr>
      <w:tr w:rsidR="00B4760F" w:rsidRPr="00930B72" w14:paraId="4A947A5B"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791594" w14:textId="21FC768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w:t>
            </w:r>
          </w:p>
        </w:tc>
        <w:tc>
          <w:tcPr>
            <w:tcW w:w="0" w:type="auto"/>
            <w:tcBorders>
              <w:top w:val="nil"/>
              <w:left w:val="nil"/>
              <w:bottom w:val="single" w:sz="4" w:space="0" w:color="auto"/>
              <w:right w:val="single" w:sz="4" w:space="0" w:color="auto"/>
            </w:tcBorders>
            <w:shd w:val="clear" w:color="auto" w:fill="auto"/>
            <w:noWrap/>
            <w:vAlign w:val="bottom"/>
            <w:hideMark/>
          </w:tcPr>
          <w:p w14:paraId="383DBD96" w14:textId="57E0D42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297.7</w:t>
            </w:r>
          </w:p>
        </w:tc>
        <w:tc>
          <w:tcPr>
            <w:tcW w:w="0" w:type="auto"/>
            <w:tcBorders>
              <w:top w:val="nil"/>
              <w:left w:val="nil"/>
              <w:bottom w:val="single" w:sz="4" w:space="0" w:color="auto"/>
              <w:right w:val="single" w:sz="4" w:space="0" w:color="auto"/>
            </w:tcBorders>
            <w:shd w:val="clear" w:color="auto" w:fill="auto"/>
            <w:noWrap/>
            <w:vAlign w:val="bottom"/>
            <w:hideMark/>
          </w:tcPr>
          <w:p w14:paraId="339EEFC5" w14:textId="3624568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-123.6</w:t>
            </w:r>
          </w:p>
        </w:tc>
        <w:tc>
          <w:tcPr>
            <w:tcW w:w="0" w:type="auto"/>
            <w:tcBorders>
              <w:top w:val="nil"/>
              <w:left w:val="nil"/>
              <w:bottom w:val="single" w:sz="4" w:space="0" w:color="auto"/>
              <w:right w:val="single" w:sz="4" w:space="0" w:color="auto"/>
            </w:tcBorders>
            <w:shd w:val="clear" w:color="auto" w:fill="auto"/>
            <w:noWrap/>
            <w:vAlign w:val="bottom"/>
            <w:hideMark/>
          </w:tcPr>
          <w:p w14:paraId="73612EF5" w14:textId="4146D24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72535766" w14:textId="448ACDD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-29.6</w:t>
            </w:r>
          </w:p>
        </w:tc>
        <w:tc>
          <w:tcPr>
            <w:tcW w:w="0" w:type="auto"/>
            <w:tcBorders>
              <w:top w:val="nil"/>
              <w:left w:val="nil"/>
              <w:bottom w:val="single" w:sz="4" w:space="0" w:color="auto"/>
              <w:right w:val="single" w:sz="4" w:space="0" w:color="auto"/>
            </w:tcBorders>
            <w:shd w:val="clear" w:color="auto" w:fill="auto"/>
            <w:noWrap/>
            <w:vAlign w:val="bottom"/>
            <w:hideMark/>
          </w:tcPr>
          <w:p w14:paraId="024CE190" w14:textId="6F32697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-30.4</w:t>
            </w:r>
          </w:p>
        </w:tc>
        <w:tc>
          <w:tcPr>
            <w:tcW w:w="0" w:type="auto"/>
            <w:tcBorders>
              <w:top w:val="nil"/>
              <w:left w:val="nil"/>
              <w:bottom w:val="single" w:sz="4" w:space="0" w:color="auto"/>
              <w:right w:val="single" w:sz="4" w:space="0" w:color="auto"/>
            </w:tcBorders>
            <w:shd w:val="clear" w:color="auto" w:fill="auto"/>
            <w:noWrap/>
            <w:vAlign w:val="bottom"/>
            <w:hideMark/>
          </w:tcPr>
          <w:p w14:paraId="5A760E61" w14:textId="6C633CD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-28.8</w:t>
            </w:r>
          </w:p>
        </w:tc>
        <w:tc>
          <w:tcPr>
            <w:tcW w:w="0" w:type="auto"/>
            <w:tcBorders>
              <w:top w:val="nil"/>
              <w:left w:val="nil"/>
              <w:bottom w:val="single" w:sz="4" w:space="0" w:color="auto"/>
              <w:right w:val="single" w:sz="4" w:space="0" w:color="auto"/>
            </w:tcBorders>
            <w:shd w:val="clear" w:color="auto" w:fill="auto"/>
            <w:noWrap/>
            <w:vAlign w:val="bottom"/>
            <w:hideMark/>
          </w:tcPr>
          <w:p w14:paraId="7E127A80" w14:textId="7C6C745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299.0</w:t>
            </w:r>
          </w:p>
        </w:tc>
        <w:tc>
          <w:tcPr>
            <w:tcW w:w="0" w:type="auto"/>
            <w:tcBorders>
              <w:top w:val="nil"/>
              <w:left w:val="nil"/>
              <w:bottom w:val="single" w:sz="4" w:space="0" w:color="auto"/>
              <w:right w:val="single" w:sz="4" w:space="0" w:color="auto"/>
            </w:tcBorders>
            <w:shd w:val="clear" w:color="auto" w:fill="auto"/>
            <w:noWrap/>
            <w:vAlign w:val="bottom"/>
            <w:hideMark/>
          </w:tcPr>
          <w:p w14:paraId="25F27A7C" w14:textId="469ED04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120.7</w:t>
            </w:r>
          </w:p>
        </w:tc>
        <w:tc>
          <w:tcPr>
            <w:tcW w:w="0" w:type="auto"/>
            <w:tcBorders>
              <w:top w:val="nil"/>
              <w:left w:val="nil"/>
              <w:bottom w:val="single" w:sz="4" w:space="0" w:color="auto"/>
              <w:right w:val="single" w:sz="4" w:space="0" w:color="auto"/>
            </w:tcBorders>
            <w:shd w:val="clear" w:color="auto" w:fill="auto"/>
            <w:noWrap/>
            <w:vAlign w:val="bottom"/>
            <w:hideMark/>
          </w:tcPr>
          <w:p w14:paraId="6251B5CB" w14:textId="4CE5266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73B82946" w14:textId="24BAECD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55.2</w:t>
            </w:r>
          </w:p>
        </w:tc>
        <w:tc>
          <w:tcPr>
            <w:tcW w:w="0" w:type="auto"/>
            <w:tcBorders>
              <w:top w:val="nil"/>
              <w:left w:val="nil"/>
              <w:bottom w:val="single" w:sz="4" w:space="0" w:color="auto"/>
              <w:right w:val="single" w:sz="4" w:space="0" w:color="auto"/>
            </w:tcBorders>
            <w:shd w:val="clear" w:color="auto" w:fill="auto"/>
            <w:noWrap/>
            <w:vAlign w:val="bottom"/>
            <w:hideMark/>
          </w:tcPr>
          <w:p w14:paraId="7B145E48" w14:textId="0B9BA74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53.8</w:t>
            </w:r>
          </w:p>
        </w:tc>
        <w:tc>
          <w:tcPr>
            <w:tcW w:w="0" w:type="auto"/>
            <w:tcBorders>
              <w:top w:val="nil"/>
              <w:left w:val="nil"/>
              <w:bottom w:val="single" w:sz="4" w:space="0" w:color="auto"/>
              <w:right w:val="single" w:sz="4" w:space="0" w:color="auto"/>
            </w:tcBorders>
            <w:shd w:val="clear" w:color="auto" w:fill="auto"/>
            <w:noWrap/>
            <w:vAlign w:val="bottom"/>
            <w:hideMark/>
          </w:tcPr>
          <w:p w14:paraId="5771FA19" w14:textId="62F8042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46.5</w:t>
            </w:r>
          </w:p>
        </w:tc>
      </w:tr>
    </w:tbl>
    <w:p w14:paraId="589C64A1" w14:textId="57963FFA" w:rsidR="00FB1BD9" w:rsidRPr="00855963" w:rsidRDefault="00FB1BD9" w:rsidP="00855963"/>
    <w:p w14:paraId="7DFBDD75" w14:textId="77777777" w:rsidR="00FB1BD9" w:rsidRPr="00855963" w:rsidRDefault="00FB1BD9" w:rsidP="00855963">
      <w:r w:rsidRPr="00855963">
        <w:br w:type="page"/>
      </w:r>
    </w:p>
    <w:p w14:paraId="7963DD2E" w14:textId="39BA4FD2" w:rsidR="00287DF0" w:rsidRPr="00855963" w:rsidRDefault="00855963" w:rsidP="00287DF0">
      <w:pPr>
        <w:pStyle w:val="Caption"/>
        <w:keepNext/>
      </w:pPr>
      <w:bookmarkStart w:id="322" w:name="_Ref12560092"/>
      <w:bookmarkStart w:id="323" w:name="_Toc12362487"/>
      <w:r>
        <w:lastRenderedPageBreak/>
        <w:t xml:space="preserve">Table </w:t>
      </w:r>
      <w:r>
        <w:fldChar w:fldCharType="begin"/>
      </w:r>
      <w:r>
        <w:instrText xml:space="preserve"> SEQ Table \* ARABIC </w:instrText>
      </w:r>
      <w:r>
        <w:fldChar w:fldCharType="separate"/>
      </w:r>
      <w:r w:rsidR="004C4C74">
        <w:rPr>
          <w:noProof/>
        </w:rPr>
        <w:t>5</w:t>
      </w:r>
      <w:r>
        <w:fldChar w:fldCharType="end"/>
      </w:r>
      <w:bookmarkEnd w:id="322"/>
      <w:r>
        <w:rPr>
          <w:lang w:val="en-US"/>
        </w:rPr>
        <w:t xml:space="preserve">. </w:t>
      </w:r>
      <w:r w:rsidRPr="00006317">
        <w:rPr>
          <w:lang w:val="en-US"/>
        </w:rPr>
        <w:t xml:space="preserve">Reactive Power </w:t>
      </w:r>
      <w:r w:rsidR="00C12CF7">
        <w:rPr>
          <w:lang w:val="en-US"/>
        </w:rPr>
        <w:t>C</w:t>
      </w:r>
      <w:r w:rsidRPr="00006317">
        <w:rPr>
          <w:lang w:val="en-US"/>
        </w:rPr>
        <w:t xml:space="preserve">apability at V = </w:t>
      </w:r>
      <w:r>
        <w:rPr>
          <w:lang w:val="en-US"/>
        </w:rPr>
        <w:t>0.97</w:t>
      </w:r>
      <w:r w:rsidRPr="00006317">
        <w:rPr>
          <w:lang w:val="en-US"/>
        </w:rPr>
        <w:t xml:space="preserve"> </w:t>
      </w:r>
      <w:proofErr w:type="spellStart"/>
      <w:r w:rsidRPr="00006317">
        <w:rPr>
          <w:lang w:val="en-US"/>
        </w:rPr>
        <w:t>pu</w:t>
      </w:r>
      <w:proofErr w:type="spellEnd"/>
      <w:r w:rsidRPr="00006317">
        <w:rPr>
          <w:lang w:val="en-US"/>
        </w:rPr>
        <w:t xml:space="preserve"> at the POI</w:t>
      </w:r>
      <w:bookmarkEnd w:id="323"/>
    </w:p>
    <w:tbl>
      <w:tblPr>
        <w:tblW w:w="0" w:type="auto"/>
        <w:jc w:val="center"/>
        <w:tblLook w:val="04A0" w:firstRow="1" w:lastRow="0" w:firstColumn="1" w:lastColumn="0" w:noHBand="0" w:noVBand="1"/>
      </w:tblPr>
      <w:tblGrid>
        <w:gridCol w:w="1369"/>
        <w:gridCol w:w="874"/>
        <w:gridCol w:w="1001"/>
        <w:gridCol w:w="1494"/>
        <w:gridCol w:w="662"/>
        <w:gridCol w:w="662"/>
        <w:gridCol w:w="1100"/>
        <w:gridCol w:w="874"/>
        <w:gridCol w:w="1001"/>
        <w:gridCol w:w="1494"/>
        <w:gridCol w:w="662"/>
        <w:gridCol w:w="662"/>
        <w:gridCol w:w="1100"/>
      </w:tblGrid>
      <w:tr w:rsidR="00930B72" w:rsidRPr="00930B72" w14:paraId="0AE80A21" w14:textId="77777777" w:rsidTr="00930B72">
        <w:trPr>
          <w:trHeight w:val="300"/>
          <w:jc w:val="center"/>
        </w:trPr>
        <w:tc>
          <w:tcPr>
            <w:tcW w:w="0" w:type="auto"/>
            <w:tcBorders>
              <w:right w:val="single" w:sz="4" w:space="0" w:color="auto"/>
            </w:tcBorders>
            <w:shd w:val="clear" w:color="auto" w:fill="auto"/>
            <w:noWrap/>
            <w:vAlign w:val="bottom"/>
            <w:hideMark/>
          </w:tcPr>
          <w:p w14:paraId="5FAF6C99"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67E603C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Leading</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7E2C7742"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Lagging</w:t>
            </w:r>
          </w:p>
        </w:tc>
      </w:tr>
      <w:tr w:rsidR="00930B72" w:rsidRPr="00930B72" w14:paraId="792D95F8" w14:textId="77777777" w:rsidTr="00930B72">
        <w:trPr>
          <w:trHeight w:val="300"/>
          <w:jc w:val="center"/>
        </w:trPr>
        <w:tc>
          <w:tcPr>
            <w:tcW w:w="0" w:type="auto"/>
            <w:tcBorders>
              <w:bottom w:val="single" w:sz="4" w:space="0" w:color="auto"/>
              <w:right w:val="single" w:sz="4" w:space="0" w:color="auto"/>
            </w:tcBorders>
            <w:shd w:val="clear" w:color="auto" w:fill="auto"/>
            <w:noWrap/>
            <w:vAlign w:val="bottom"/>
            <w:hideMark/>
          </w:tcPr>
          <w:p w14:paraId="02D93DE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63278274" w14:textId="6012E39B"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Absorption </w:t>
            </w:r>
            <w:proofErr w:type="spellStart"/>
            <w:r w:rsidR="000D1840">
              <w:rPr>
                <w:rFonts w:ascii="Arial" w:hAnsi="Arial" w:cs="Arial"/>
                <w:color w:val="000000"/>
                <w:sz w:val="18"/>
                <w:szCs w:val="18"/>
                <w:lang w:val="en-US"/>
              </w:rPr>
              <w:t>MVAr</w:t>
            </w:r>
            <w:proofErr w:type="spellEnd"/>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7DC4924D"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Supplying </w:t>
            </w:r>
            <w:proofErr w:type="spellStart"/>
            <w:r w:rsidRPr="00930B72">
              <w:rPr>
                <w:rFonts w:ascii="Arial" w:hAnsi="Arial" w:cs="Arial"/>
                <w:color w:val="000000"/>
                <w:sz w:val="18"/>
                <w:szCs w:val="18"/>
                <w:lang w:val="en-US"/>
              </w:rPr>
              <w:t>MVAr</w:t>
            </w:r>
            <w:proofErr w:type="spellEnd"/>
          </w:p>
        </w:tc>
      </w:tr>
      <w:tr w:rsidR="00930B72" w:rsidRPr="00930B72" w14:paraId="3AA7AEB4"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DF50FD"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Turbine MW</w:t>
            </w:r>
          </w:p>
        </w:tc>
        <w:tc>
          <w:tcPr>
            <w:tcW w:w="0" w:type="auto"/>
            <w:tcBorders>
              <w:top w:val="nil"/>
              <w:left w:val="nil"/>
              <w:bottom w:val="single" w:sz="4" w:space="0" w:color="auto"/>
              <w:right w:val="single" w:sz="4" w:space="0" w:color="auto"/>
            </w:tcBorders>
            <w:shd w:val="clear" w:color="auto" w:fill="auto"/>
            <w:noWrap/>
            <w:vAlign w:val="bottom"/>
            <w:hideMark/>
          </w:tcPr>
          <w:p w14:paraId="6632EA86"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4A5C171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49EF4D6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C789BFD" w14:textId="77777777" w:rsidR="00930B72" w:rsidRPr="00930B72" w:rsidRDefault="00930B72" w:rsidP="00930B72">
            <w:pPr>
              <w:jc w:val="center"/>
              <w:rPr>
                <w:rFonts w:ascii="Arial" w:hAnsi="Arial" w:cs="Arial"/>
                <w:color w:val="000000"/>
                <w:sz w:val="18"/>
                <w:szCs w:val="18"/>
                <w:lang w:val="en-US"/>
              </w:rPr>
            </w:pPr>
            <w:commentRangeStart w:id="324"/>
            <w:r w:rsidRPr="00930B72">
              <w:rPr>
                <w:rFonts w:ascii="Arial" w:hAnsi="Arial" w:cs="Arial"/>
                <w:color w:val="000000"/>
                <w:sz w:val="18"/>
                <w:szCs w:val="18"/>
                <w:lang w:val="en-US"/>
              </w:rPr>
              <w:t>Bus 1</w:t>
            </w:r>
          </w:p>
        </w:tc>
        <w:tc>
          <w:tcPr>
            <w:tcW w:w="0" w:type="auto"/>
            <w:tcBorders>
              <w:top w:val="nil"/>
              <w:left w:val="nil"/>
              <w:bottom w:val="single" w:sz="4" w:space="0" w:color="auto"/>
              <w:right w:val="single" w:sz="4" w:space="0" w:color="auto"/>
            </w:tcBorders>
            <w:shd w:val="clear" w:color="auto" w:fill="auto"/>
            <w:noWrap/>
            <w:vAlign w:val="bottom"/>
            <w:hideMark/>
          </w:tcPr>
          <w:p w14:paraId="3A052EA0"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p>
        </w:tc>
        <w:tc>
          <w:tcPr>
            <w:tcW w:w="0" w:type="auto"/>
            <w:tcBorders>
              <w:top w:val="nil"/>
              <w:left w:val="nil"/>
              <w:bottom w:val="single" w:sz="4" w:space="0" w:color="auto"/>
              <w:right w:val="single" w:sz="4" w:space="0" w:color="auto"/>
            </w:tcBorders>
            <w:shd w:val="clear" w:color="auto" w:fill="auto"/>
            <w:noWrap/>
            <w:vAlign w:val="bottom"/>
            <w:hideMark/>
          </w:tcPr>
          <w:p w14:paraId="73DA7162"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commentRangeEnd w:id="324"/>
            <w:r w:rsidR="005F1805">
              <w:rPr>
                <w:rStyle w:val="CommentReference"/>
              </w:rPr>
              <w:commentReference w:id="324"/>
            </w:r>
          </w:p>
        </w:tc>
        <w:tc>
          <w:tcPr>
            <w:tcW w:w="0" w:type="auto"/>
            <w:tcBorders>
              <w:top w:val="nil"/>
              <w:left w:val="nil"/>
              <w:bottom w:val="single" w:sz="4" w:space="0" w:color="auto"/>
              <w:right w:val="single" w:sz="4" w:space="0" w:color="auto"/>
            </w:tcBorders>
            <w:shd w:val="clear" w:color="auto" w:fill="auto"/>
            <w:noWrap/>
            <w:vAlign w:val="bottom"/>
            <w:hideMark/>
          </w:tcPr>
          <w:p w14:paraId="1E3CC4D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1C578ED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60EE2A8"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41A3519" w14:textId="77777777" w:rsidR="00930B72" w:rsidRPr="00930B72" w:rsidRDefault="00930B72" w:rsidP="00930B72">
            <w:pPr>
              <w:jc w:val="center"/>
              <w:rPr>
                <w:rFonts w:ascii="Arial" w:hAnsi="Arial" w:cs="Arial"/>
                <w:color w:val="000000"/>
                <w:sz w:val="18"/>
                <w:szCs w:val="18"/>
                <w:lang w:val="en-US"/>
              </w:rPr>
            </w:pPr>
            <w:commentRangeStart w:id="325"/>
            <w:r w:rsidRPr="00930B72">
              <w:rPr>
                <w:rFonts w:ascii="Arial" w:hAnsi="Arial" w:cs="Arial"/>
                <w:color w:val="000000"/>
                <w:sz w:val="18"/>
                <w:szCs w:val="18"/>
                <w:lang w:val="en-US"/>
              </w:rPr>
              <w:t>Bus 1</w:t>
            </w:r>
          </w:p>
        </w:tc>
        <w:tc>
          <w:tcPr>
            <w:tcW w:w="0" w:type="auto"/>
            <w:tcBorders>
              <w:top w:val="nil"/>
              <w:left w:val="nil"/>
              <w:bottom w:val="single" w:sz="4" w:space="0" w:color="auto"/>
              <w:right w:val="single" w:sz="4" w:space="0" w:color="auto"/>
            </w:tcBorders>
            <w:shd w:val="clear" w:color="auto" w:fill="auto"/>
            <w:noWrap/>
            <w:vAlign w:val="bottom"/>
            <w:hideMark/>
          </w:tcPr>
          <w:p w14:paraId="5C73F9C4"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p>
        </w:tc>
        <w:tc>
          <w:tcPr>
            <w:tcW w:w="0" w:type="auto"/>
            <w:tcBorders>
              <w:top w:val="nil"/>
              <w:left w:val="nil"/>
              <w:bottom w:val="single" w:sz="4" w:space="0" w:color="auto"/>
              <w:right w:val="single" w:sz="4" w:space="0" w:color="auto"/>
            </w:tcBorders>
            <w:shd w:val="clear" w:color="auto" w:fill="auto"/>
            <w:noWrap/>
            <w:vAlign w:val="bottom"/>
            <w:hideMark/>
          </w:tcPr>
          <w:p w14:paraId="6841AD7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commentRangeEnd w:id="325"/>
            <w:r w:rsidR="005F1805">
              <w:rPr>
                <w:rStyle w:val="CommentReference"/>
              </w:rPr>
              <w:commentReference w:id="325"/>
            </w:r>
          </w:p>
        </w:tc>
      </w:tr>
      <w:tr w:rsidR="00B4760F" w:rsidRPr="00930B72" w14:paraId="1132A4D0"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E60362" w14:textId="20A93C2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0.0</w:t>
            </w:r>
          </w:p>
        </w:tc>
        <w:tc>
          <w:tcPr>
            <w:tcW w:w="0" w:type="auto"/>
            <w:tcBorders>
              <w:top w:val="nil"/>
              <w:left w:val="nil"/>
              <w:bottom w:val="single" w:sz="4" w:space="0" w:color="auto"/>
              <w:right w:val="single" w:sz="4" w:space="0" w:color="auto"/>
            </w:tcBorders>
            <w:shd w:val="clear" w:color="auto" w:fill="auto"/>
            <w:noWrap/>
            <w:vAlign w:val="bottom"/>
            <w:hideMark/>
          </w:tcPr>
          <w:p w14:paraId="0C1CB832" w14:textId="35D1416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w:t>
            </w:r>
          </w:p>
        </w:tc>
        <w:tc>
          <w:tcPr>
            <w:tcW w:w="0" w:type="auto"/>
            <w:tcBorders>
              <w:top w:val="nil"/>
              <w:left w:val="nil"/>
              <w:bottom w:val="single" w:sz="4" w:space="0" w:color="auto"/>
              <w:right w:val="single" w:sz="4" w:space="0" w:color="auto"/>
            </w:tcBorders>
            <w:shd w:val="clear" w:color="auto" w:fill="auto"/>
            <w:noWrap/>
            <w:vAlign w:val="bottom"/>
            <w:hideMark/>
          </w:tcPr>
          <w:p w14:paraId="44D317BA" w14:textId="4767529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-29.0</w:t>
            </w:r>
          </w:p>
        </w:tc>
        <w:tc>
          <w:tcPr>
            <w:tcW w:w="0" w:type="auto"/>
            <w:tcBorders>
              <w:top w:val="nil"/>
              <w:left w:val="nil"/>
              <w:bottom w:val="single" w:sz="4" w:space="0" w:color="auto"/>
              <w:right w:val="single" w:sz="4" w:space="0" w:color="auto"/>
            </w:tcBorders>
            <w:shd w:val="clear" w:color="auto" w:fill="auto"/>
            <w:noWrap/>
            <w:vAlign w:val="bottom"/>
            <w:hideMark/>
          </w:tcPr>
          <w:p w14:paraId="714211EF" w14:textId="5345DDB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33.3</w:t>
            </w:r>
          </w:p>
        </w:tc>
        <w:tc>
          <w:tcPr>
            <w:tcW w:w="0" w:type="auto"/>
            <w:tcBorders>
              <w:top w:val="nil"/>
              <w:left w:val="nil"/>
              <w:bottom w:val="single" w:sz="4" w:space="0" w:color="auto"/>
              <w:right w:val="single" w:sz="4" w:space="0" w:color="auto"/>
            </w:tcBorders>
            <w:shd w:val="clear" w:color="auto" w:fill="auto"/>
            <w:noWrap/>
            <w:vAlign w:val="bottom"/>
            <w:hideMark/>
          </w:tcPr>
          <w:p w14:paraId="0EB6F616" w14:textId="59DAB06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-10.7</w:t>
            </w:r>
          </w:p>
        </w:tc>
        <w:tc>
          <w:tcPr>
            <w:tcW w:w="0" w:type="auto"/>
            <w:tcBorders>
              <w:top w:val="nil"/>
              <w:left w:val="nil"/>
              <w:bottom w:val="single" w:sz="4" w:space="0" w:color="auto"/>
              <w:right w:val="single" w:sz="4" w:space="0" w:color="auto"/>
            </w:tcBorders>
            <w:shd w:val="clear" w:color="auto" w:fill="auto"/>
            <w:noWrap/>
            <w:vAlign w:val="bottom"/>
            <w:hideMark/>
          </w:tcPr>
          <w:p w14:paraId="1C0B7200" w14:textId="18B7EFF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-10.6</w:t>
            </w:r>
          </w:p>
        </w:tc>
        <w:tc>
          <w:tcPr>
            <w:tcW w:w="0" w:type="auto"/>
            <w:tcBorders>
              <w:top w:val="nil"/>
              <w:left w:val="nil"/>
              <w:bottom w:val="single" w:sz="4" w:space="0" w:color="auto"/>
              <w:right w:val="single" w:sz="4" w:space="0" w:color="auto"/>
            </w:tcBorders>
            <w:shd w:val="clear" w:color="auto" w:fill="auto"/>
            <w:noWrap/>
            <w:vAlign w:val="bottom"/>
            <w:hideMark/>
          </w:tcPr>
          <w:p w14:paraId="7E2132D4" w14:textId="018B3B9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w:t>
            </w:r>
          </w:p>
        </w:tc>
        <w:tc>
          <w:tcPr>
            <w:tcW w:w="0" w:type="auto"/>
            <w:tcBorders>
              <w:top w:val="nil"/>
              <w:left w:val="nil"/>
              <w:bottom w:val="single" w:sz="4" w:space="0" w:color="auto"/>
              <w:right w:val="single" w:sz="4" w:space="0" w:color="auto"/>
            </w:tcBorders>
            <w:shd w:val="clear" w:color="auto" w:fill="auto"/>
            <w:noWrap/>
            <w:vAlign w:val="bottom"/>
            <w:hideMark/>
          </w:tcPr>
          <w:p w14:paraId="5AA7DE22" w14:textId="402CAD2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-3.4</w:t>
            </w:r>
          </w:p>
        </w:tc>
        <w:tc>
          <w:tcPr>
            <w:tcW w:w="0" w:type="auto"/>
            <w:tcBorders>
              <w:top w:val="nil"/>
              <w:left w:val="nil"/>
              <w:bottom w:val="single" w:sz="4" w:space="0" w:color="auto"/>
              <w:right w:val="single" w:sz="4" w:space="0" w:color="auto"/>
            </w:tcBorders>
            <w:shd w:val="clear" w:color="auto" w:fill="auto"/>
            <w:noWrap/>
            <w:vAlign w:val="bottom"/>
            <w:hideMark/>
          </w:tcPr>
          <w:p w14:paraId="7501A693" w14:textId="3CE7D8E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196.4</w:t>
            </w:r>
          </w:p>
        </w:tc>
        <w:tc>
          <w:tcPr>
            <w:tcW w:w="0" w:type="auto"/>
            <w:tcBorders>
              <w:top w:val="nil"/>
              <w:left w:val="nil"/>
              <w:bottom w:val="single" w:sz="4" w:space="0" w:color="auto"/>
              <w:right w:val="single" w:sz="4" w:space="0" w:color="auto"/>
            </w:tcBorders>
            <w:shd w:val="clear" w:color="auto" w:fill="auto"/>
            <w:noWrap/>
            <w:vAlign w:val="bottom"/>
            <w:hideMark/>
          </w:tcPr>
          <w:p w14:paraId="5B6048A4" w14:textId="0A1418E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17CFA382" w14:textId="5384ED8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76.9</w:t>
            </w:r>
          </w:p>
        </w:tc>
        <w:tc>
          <w:tcPr>
            <w:tcW w:w="0" w:type="auto"/>
            <w:tcBorders>
              <w:top w:val="nil"/>
              <w:left w:val="nil"/>
              <w:bottom w:val="single" w:sz="4" w:space="0" w:color="auto"/>
              <w:right w:val="single" w:sz="4" w:space="0" w:color="auto"/>
            </w:tcBorders>
            <w:shd w:val="clear" w:color="auto" w:fill="auto"/>
            <w:noWrap/>
            <w:vAlign w:val="bottom"/>
            <w:hideMark/>
          </w:tcPr>
          <w:p w14:paraId="13C0633C" w14:textId="76AAC5B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73.7</w:t>
            </w:r>
          </w:p>
        </w:tc>
        <w:tc>
          <w:tcPr>
            <w:tcW w:w="0" w:type="auto"/>
            <w:tcBorders>
              <w:top w:val="nil"/>
              <w:left w:val="nil"/>
              <w:bottom w:val="single" w:sz="4" w:space="0" w:color="auto"/>
              <w:right w:val="single" w:sz="4" w:space="0" w:color="auto"/>
            </w:tcBorders>
            <w:shd w:val="clear" w:color="auto" w:fill="auto"/>
            <w:noWrap/>
            <w:vAlign w:val="bottom"/>
            <w:hideMark/>
          </w:tcPr>
          <w:p w14:paraId="56ABA054" w14:textId="0E30C0D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60.2</w:t>
            </w:r>
          </w:p>
        </w:tc>
      </w:tr>
      <w:tr w:rsidR="00B4760F" w:rsidRPr="00930B72" w14:paraId="4F8729BD"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E9816C" w14:textId="1FBDCC0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0.1</w:t>
            </w:r>
          </w:p>
        </w:tc>
        <w:tc>
          <w:tcPr>
            <w:tcW w:w="0" w:type="auto"/>
            <w:tcBorders>
              <w:top w:val="nil"/>
              <w:left w:val="nil"/>
              <w:bottom w:val="single" w:sz="4" w:space="0" w:color="auto"/>
              <w:right w:val="single" w:sz="4" w:space="0" w:color="auto"/>
            </w:tcBorders>
            <w:shd w:val="clear" w:color="auto" w:fill="auto"/>
            <w:noWrap/>
            <w:vAlign w:val="bottom"/>
            <w:hideMark/>
          </w:tcPr>
          <w:p w14:paraId="3F16FF79" w14:textId="4925059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29.7</w:t>
            </w:r>
          </w:p>
        </w:tc>
        <w:tc>
          <w:tcPr>
            <w:tcW w:w="0" w:type="auto"/>
            <w:tcBorders>
              <w:top w:val="nil"/>
              <w:left w:val="nil"/>
              <w:bottom w:val="single" w:sz="4" w:space="0" w:color="auto"/>
              <w:right w:val="single" w:sz="4" w:space="0" w:color="auto"/>
            </w:tcBorders>
            <w:shd w:val="clear" w:color="auto" w:fill="auto"/>
            <w:noWrap/>
            <w:vAlign w:val="bottom"/>
            <w:hideMark/>
          </w:tcPr>
          <w:p w14:paraId="7053ACBB" w14:textId="3481F00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-36.0</w:t>
            </w:r>
          </w:p>
        </w:tc>
        <w:tc>
          <w:tcPr>
            <w:tcW w:w="0" w:type="auto"/>
            <w:tcBorders>
              <w:top w:val="nil"/>
              <w:left w:val="nil"/>
              <w:bottom w:val="single" w:sz="4" w:space="0" w:color="auto"/>
              <w:right w:val="single" w:sz="4" w:space="0" w:color="auto"/>
            </w:tcBorders>
            <w:shd w:val="clear" w:color="auto" w:fill="auto"/>
            <w:noWrap/>
            <w:vAlign w:val="bottom"/>
            <w:hideMark/>
          </w:tcPr>
          <w:p w14:paraId="551671BA" w14:textId="3DD0F69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35.6</w:t>
            </w:r>
          </w:p>
        </w:tc>
        <w:tc>
          <w:tcPr>
            <w:tcW w:w="0" w:type="auto"/>
            <w:tcBorders>
              <w:top w:val="nil"/>
              <w:left w:val="nil"/>
              <w:bottom w:val="single" w:sz="4" w:space="0" w:color="auto"/>
              <w:right w:val="single" w:sz="4" w:space="0" w:color="auto"/>
            </w:tcBorders>
            <w:shd w:val="clear" w:color="auto" w:fill="auto"/>
            <w:noWrap/>
            <w:vAlign w:val="bottom"/>
            <w:hideMark/>
          </w:tcPr>
          <w:p w14:paraId="5915C6B5" w14:textId="17624D7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-12.1</w:t>
            </w:r>
          </w:p>
        </w:tc>
        <w:tc>
          <w:tcPr>
            <w:tcW w:w="0" w:type="auto"/>
            <w:tcBorders>
              <w:top w:val="nil"/>
              <w:left w:val="nil"/>
              <w:bottom w:val="single" w:sz="4" w:space="0" w:color="auto"/>
              <w:right w:val="single" w:sz="4" w:space="0" w:color="auto"/>
            </w:tcBorders>
            <w:shd w:val="clear" w:color="auto" w:fill="auto"/>
            <w:noWrap/>
            <w:vAlign w:val="bottom"/>
            <w:hideMark/>
          </w:tcPr>
          <w:p w14:paraId="3374FB4D" w14:textId="6B35872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-12.5</w:t>
            </w:r>
          </w:p>
        </w:tc>
        <w:tc>
          <w:tcPr>
            <w:tcW w:w="0" w:type="auto"/>
            <w:tcBorders>
              <w:top w:val="nil"/>
              <w:left w:val="nil"/>
              <w:bottom w:val="single" w:sz="4" w:space="0" w:color="auto"/>
              <w:right w:val="single" w:sz="4" w:space="0" w:color="auto"/>
            </w:tcBorders>
            <w:shd w:val="clear" w:color="auto" w:fill="auto"/>
            <w:noWrap/>
            <w:vAlign w:val="bottom"/>
            <w:hideMark/>
          </w:tcPr>
          <w:p w14:paraId="29D981E1" w14:textId="1FCDE04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-10.7</w:t>
            </w:r>
          </w:p>
        </w:tc>
        <w:tc>
          <w:tcPr>
            <w:tcW w:w="0" w:type="auto"/>
            <w:tcBorders>
              <w:top w:val="nil"/>
              <w:left w:val="nil"/>
              <w:bottom w:val="single" w:sz="4" w:space="0" w:color="auto"/>
              <w:right w:val="single" w:sz="4" w:space="0" w:color="auto"/>
            </w:tcBorders>
            <w:shd w:val="clear" w:color="auto" w:fill="auto"/>
            <w:noWrap/>
            <w:vAlign w:val="bottom"/>
            <w:hideMark/>
          </w:tcPr>
          <w:p w14:paraId="18586477" w14:textId="2D539F7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27.2</w:t>
            </w:r>
          </w:p>
        </w:tc>
        <w:tc>
          <w:tcPr>
            <w:tcW w:w="0" w:type="auto"/>
            <w:tcBorders>
              <w:top w:val="nil"/>
              <w:left w:val="nil"/>
              <w:bottom w:val="single" w:sz="4" w:space="0" w:color="auto"/>
              <w:right w:val="single" w:sz="4" w:space="0" w:color="auto"/>
            </w:tcBorders>
            <w:shd w:val="clear" w:color="auto" w:fill="auto"/>
            <w:noWrap/>
            <w:vAlign w:val="bottom"/>
            <w:hideMark/>
          </w:tcPr>
          <w:p w14:paraId="1212E6E6" w14:textId="7DE5616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202.1</w:t>
            </w:r>
          </w:p>
        </w:tc>
        <w:tc>
          <w:tcPr>
            <w:tcW w:w="0" w:type="auto"/>
            <w:tcBorders>
              <w:top w:val="nil"/>
              <w:left w:val="nil"/>
              <w:bottom w:val="single" w:sz="4" w:space="0" w:color="auto"/>
              <w:right w:val="single" w:sz="4" w:space="0" w:color="auto"/>
            </w:tcBorders>
            <w:shd w:val="clear" w:color="auto" w:fill="auto"/>
            <w:noWrap/>
            <w:vAlign w:val="bottom"/>
            <w:hideMark/>
          </w:tcPr>
          <w:p w14:paraId="7A30CBD6" w14:textId="27B29E7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3D08B91E" w14:textId="76796FF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76.9</w:t>
            </w:r>
          </w:p>
        </w:tc>
        <w:tc>
          <w:tcPr>
            <w:tcW w:w="0" w:type="auto"/>
            <w:tcBorders>
              <w:top w:val="nil"/>
              <w:left w:val="nil"/>
              <w:bottom w:val="single" w:sz="4" w:space="0" w:color="auto"/>
              <w:right w:val="single" w:sz="4" w:space="0" w:color="auto"/>
            </w:tcBorders>
            <w:shd w:val="clear" w:color="auto" w:fill="auto"/>
            <w:noWrap/>
            <w:vAlign w:val="bottom"/>
            <w:hideMark/>
          </w:tcPr>
          <w:p w14:paraId="12B28ECA" w14:textId="7E3A2A9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75.2</w:t>
            </w:r>
          </w:p>
        </w:tc>
        <w:tc>
          <w:tcPr>
            <w:tcW w:w="0" w:type="auto"/>
            <w:tcBorders>
              <w:top w:val="nil"/>
              <w:left w:val="nil"/>
              <w:bottom w:val="single" w:sz="4" w:space="0" w:color="auto"/>
              <w:right w:val="single" w:sz="4" w:space="0" w:color="auto"/>
            </w:tcBorders>
            <w:shd w:val="clear" w:color="auto" w:fill="auto"/>
            <w:noWrap/>
            <w:vAlign w:val="bottom"/>
            <w:hideMark/>
          </w:tcPr>
          <w:p w14:paraId="671C9B85" w14:textId="07A0EA2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65.7</w:t>
            </w:r>
          </w:p>
        </w:tc>
      </w:tr>
      <w:tr w:rsidR="00B4760F" w:rsidRPr="00930B72" w14:paraId="6E79220E"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590B22" w14:textId="27076DF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0.2</w:t>
            </w:r>
          </w:p>
        </w:tc>
        <w:tc>
          <w:tcPr>
            <w:tcW w:w="0" w:type="auto"/>
            <w:tcBorders>
              <w:top w:val="nil"/>
              <w:left w:val="nil"/>
              <w:bottom w:val="single" w:sz="4" w:space="0" w:color="auto"/>
              <w:right w:val="single" w:sz="4" w:space="0" w:color="auto"/>
            </w:tcBorders>
            <w:shd w:val="clear" w:color="auto" w:fill="auto"/>
            <w:noWrap/>
            <w:vAlign w:val="bottom"/>
            <w:hideMark/>
          </w:tcPr>
          <w:p w14:paraId="660CD82A" w14:textId="79A05A7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60.1</w:t>
            </w:r>
          </w:p>
        </w:tc>
        <w:tc>
          <w:tcPr>
            <w:tcW w:w="0" w:type="auto"/>
            <w:tcBorders>
              <w:top w:val="nil"/>
              <w:left w:val="nil"/>
              <w:bottom w:val="single" w:sz="4" w:space="0" w:color="auto"/>
              <w:right w:val="single" w:sz="4" w:space="0" w:color="auto"/>
            </w:tcBorders>
            <w:shd w:val="clear" w:color="auto" w:fill="auto"/>
            <w:noWrap/>
            <w:vAlign w:val="bottom"/>
            <w:hideMark/>
          </w:tcPr>
          <w:p w14:paraId="15CDA1AC" w14:textId="3BD5A97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-41.0</w:t>
            </w:r>
          </w:p>
        </w:tc>
        <w:tc>
          <w:tcPr>
            <w:tcW w:w="0" w:type="auto"/>
            <w:tcBorders>
              <w:top w:val="nil"/>
              <w:left w:val="nil"/>
              <w:bottom w:val="single" w:sz="4" w:space="0" w:color="auto"/>
              <w:right w:val="single" w:sz="4" w:space="0" w:color="auto"/>
            </w:tcBorders>
            <w:shd w:val="clear" w:color="auto" w:fill="auto"/>
            <w:noWrap/>
            <w:vAlign w:val="bottom"/>
            <w:hideMark/>
          </w:tcPr>
          <w:p w14:paraId="0CBFF1DE" w14:textId="7902AF1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37.3</w:t>
            </w:r>
          </w:p>
        </w:tc>
        <w:tc>
          <w:tcPr>
            <w:tcW w:w="0" w:type="auto"/>
            <w:tcBorders>
              <w:top w:val="nil"/>
              <w:left w:val="nil"/>
              <w:bottom w:val="single" w:sz="4" w:space="0" w:color="auto"/>
              <w:right w:val="single" w:sz="4" w:space="0" w:color="auto"/>
            </w:tcBorders>
            <w:shd w:val="clear" w:color="auto" w:fill="auto"/>
            <w:noWrap/>
            <w:vAlign w:val="bottom"/>
            <w:hideMark/>
          </w:tcPr>
          <w:p w14:paraId="3AAE95D5" w14:textId="5CA1539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-13.5</w:t>
            </w:r>
          </w:p>
        </w:tc>
        <w:tc>
          <w:tcPr>
            <w:tcW w:w="0" w:type="auto"/>
            <w:tcBorders>
              <w:top w:val="nil"/>
              <w:left w:val="nil"/>
              <w:bottom w:val="single" w:sz="4" w:space="0" w:color="auto"/>
              <w:right w:val="single" w:sz="4" w:space="0" w:color="auto"/>
            </w:tcBorders>
            <w:shd w:val="clear" w:color="auto" w:fill="auto"/>
            <w:noWrap/>
            <w:vAlign w:val="bottom"/>
            <w:hideMark/>
          </w:tcPr>
          <w:p w14:paraId="56B6F175" w14:textId="7A4F1B6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-13.8</w:t>
            </w:r>
          </w:p>
        </w:tc>
        <w:tc>
          <w:tcPr>
            <w:tcW w:w="0" w:type="auto"/>
            <w:tcBorders>
              <w:top w:val="nil"/>
              <w:left w:val="nil"/>
              <w:bottom w:val="single" w:sz="4" w:space="0" w:color="auto"/>
              <w:right w:val="single" w:sz="4" w:space="0" w:color="auto"/>
            </w:tcBorders>
            <w:shd w:val="clear" w:color="auto" w:fill="auto"/>
            <w:noWrap/>
            <w:vAlign w:val="bottom"/>
            <w:hideMark/>
          </w:tcPr>
          <w:p w14:paraId="4359F09E" w14:textId="449BC1D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-11.9</w:t>
            </w:r>
          </w:p>
        </w:tc>
        <w:tc>
          <w:tcPr>
            <w:tcW w:w="0" w:type="auto"/>
            <w:tcBorders>
              <w:top w:val="nil"/>
              <w:left w:val="nil"/>
              <w:bottom w:val="single" w:sz="4" w:space="0" w:color="auto"/>
              <w:right w:val="single" w:sz="4" w:space="0" w:color="auto"/>
            </w:tcBorders>
            <w:shd w:val="clear" w:color="auto" w:fill="auto"/>
            <w:noWrap/>
            <w:vAlign w:val="bottom"/>
            <w:hideMark/>
          </w:tcPr>
          <w:p w14:paraId="6C70B271" w14:textId="2BB1F7E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57.8</w:t>
            </w:r>
          </w:p>
        </w:tc>
        <w:tc>
          <w:tcPr>
            <w:tcW w:w="0" w:type="auto"/>
            <w:tcBorders>
              <w:top w:val="nil"/>
              <w:left w:val="nil"/>
              <w:bottom w:val="single" w:sz="4" w:space="0" w:color="auto"/>
              <w:right w:val="single" w:sz="4" w:space="0" w:color="auto"/>
            </w:tcBorders>
            <w:shd w:val="clear" w:color="auto" w:fill="auto"/>
            <w:noWrap/>
            <w:vAlign w:val="bottom"/>
            <w:hideMark/>
          </w:tcPr>
          <w:p w14:paraId="3A7A791C" w14:textId="6BA4B17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200.6</w:t>
            </w:r>
          </w:p>
        </w:tc>
        <w:tc>
          <w:tcPr>
            <w:tcW w:w="0" w:type="auto"/>
            <w:tcBorders>
              <w:top w:val="nil"/>
              <w:left w:val="nil"/>
              <w:bottom w:val="single" w:sz="4" w:space="0" w:color="auto"/>
              <w:right w:val="single" w:sz="4" w:space="0" w:color="auto"/>
            </w:tcBorders>
            <w:shd w:val="clear" w:color="auto" w:fill="auto"/>
            <w:noWrap/>
            <w:vAlign w:val="bottom"/>
            <w:hideMark/>
          </w:tcPr>
          <w:p w14:paraId="0784FBEB" w14:textId="128BA2D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13C12A8F" w14:textId="3343673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76.6</w:t>
            </w:r>
          </w:p>
        </w:tc>
        <w:tc>
          <w:tcPr>
            <w:tcW w:w="0" w:type="auto"/>
            <w:tcBorders>
              <w:top w:val="nil"/>
              <w:left w:val="nil"/>
              <w:bottom w:val="single" w:sz="4" w:space="0" w:color="auto"/>
              <w:right w:val="single" w:sz="4" w:space="0" w:color="auto"/>
            </w:tcBorders>
            <w:shd w:val="clear" w:color="auto" w:fill="auto"/>
            <w:noWrap/>
            <w:vAlign w:val="bottom"/>
            <w:hideMark/>
          </w:tcPr>
          <w:p w14:paraId="748A6EA9" w14:textId="4E58DE7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74.9</w:t>
            </w:r>
          </w:p>
        </w:tc>
        <w:tc>
          <w:tcPr>
            <w:tcW w:w="0" w:type="auto"/>
            <w:tcBorders>
              <w:top w:val="nil"/>
              <w:left w:val="nil"/>
              <w:bottom w:val="single" w:sz="4" w:space="0" w:color="auto"/>
              <w:right w:val="single" w:sz="4" w:space="0" w:color="auto"/>
            </w:tcBorders>
            <w:shd w:val="clear" w:color="auto" w:fill="auto"/>
            <w:noWrap/>
            <w:vAlign w:val="bottom"/>
            <w:hideMark/>
          </w:tcPr>
          <w:p w14:paraId="7DC44ADE" w14:textId="7537D83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65.4</w:t>
            </w:r>
          </w:p>
        </w:tc>
      </w:tr>
      <w:tr w:rsidR="00B4760F" w:rsidRPr="00930B72" w14:paraId="41F67E7D"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1C5338" w14:textId="6F2B4E4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0.4</w:t>
            </w:r>
          </w:p>
        </w:tc>
        <w:tc>
          <w:tcPr>
            <w:tcW w:w="0" w:type="auto"/>
            <w:tcBorders>
              <w:top w:val="nil"/>
              <w:left w:val="nil"/>
              <w:bottom w:val="single" w:sz="4" w:space="0" w:color="auto"/>
              <w:right w:val="single" w:sz="4" w:space="0" w:color="auto"/>
            </w:tcBorders>
            <w:shd w:val="clear" w:color="auto" w:fill="auto"/>
            <w:noWrap/>
            <w:vAlign w:val="bottom"/>
            <w:hideMark/>
          </w:tcPr>
          <w:p w14:paraId="31B166FB" w14:textId="531974A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120.5</w:t>
            </w:r>
          </w:p>
        </w:tc>
        <w:tc>
          <w:tcPr>
            <w:tcW w:w="0" w:type="auto"/>
            <w:tcBorders>
              <w:top w:val="nil"/>
              <w:left w:val="nil"/>
              <w:bottom w:val="single" w:sz="4" w:space="0" w:color="auto"/>
              <w:right w:val="single" w:sz="4" w:space="0" w:color="auto"/>
            </w:tcBorders>
            <w:shd w:val="clear" w:color="auto" w:fill="auto"/>
            <w:noWrap/>
            <w:vAlign w:val="bottom"/>
            <w:hideMark/>
          </w:tcPr>
          <w:p w14:paraId="7DC88AA4" w14:textId="2FFE9BA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-55.6</w:t>
            </w:r>
          </w:p>
        </w:tc>
        <w:tc>
          <w:tcPr>
            <w:tcW w:w="0" w:type="auto"/>
            <w:tcBorders>
              <w:top w:val="nil"/>
              <w:left w:val="nil"/>
              <w:bottom w:val="single" w:sz="4" w:space="0" w:color="auto"/>
              <w:right w:val="single" w:sz="4" w:space="0" w:color="auto"/>
            </w:tcBorders>
            <w:shd w:val="clear" w:color="auto" w:fill="auto"/>
            <w:noWrap/>
            <w:vAlign w:val="bottom"/>
            <w:hideMark/>
          </w:tcPr>
          <w:p w14:paraId="117B9F28" w14:textId="63C41C8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38.6</w:t>
            </w:r>
          </w:p>
        </w:tc>
        <w:tc>
          <w:tcPr>
            <w:tcW w:w="0" w:type="auto"/>
            <w:tcBorders>
              <w:top w:val="nil"/>
              <w:left w:val="nil"/>
              <w:bottom w:val="single" w:sz="4" w:space="0" w:color="auto"/>
              <w:right w:val="single" w:sz="4" w:space="0" w:color="auto"/>
            </w:tcBorders>
            <w:shd w:val="clear" w:color="auto" w:fill="auto"/>
            <w:noWrap/>
            <w:vAlign w:val="bottom"/>
            <w:hideMark/>
          </w:tcPr>
          <w:p w14:paraId="4E957275" w14:textId="6D6FDE6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-15.9</w:t>
            </w:r>
          </w:p>
        </w:tc>
        <w:tc>
          <w:tcPr>
            <w:tcW w:w="0" w:type="auto"/>
            <w:tcBorders>
              <w:top w:val="nil"/>
              <w:left w:val="nil"/>
              <w:bottom w:val="single" w:sz="4" w:space="0" w:color="auto"/>
              <w:right w:val="single" w:sz="4" w:space="0" w:color="auto"/>
            </w:tcBorders>
            <w:shd w:val="clear" w:color="auto" w:fill="auto"/>
            <w:noWrap/>
            <w:vAlign w:val="bottom"/>
            <w:hideMark/>
          </w:tcPr>
          <w:p w14:paraId="5654E3CB" w14:textId="59DDF3B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-16.8</w:t>
            </w:r>
          </w:p>
        </w:tc>
        <w:tc>
          <w:tcPr>
            <w:tcW w:w="0" w:type="auto"/>
            <w:tcBorders>
              <w:top w:val="nil"/>
              <w:left w:val="nil"/>
              <w:bottom w:val="single" w:sz="4" w:space="0" w:color="auto"/>
              <w:right w:val="single" w:sz="4" w:space="0" w:color="auto"/>
            </w:tcBorders>
            <w:shd w:val="clear" w:color="auto" w:fill="auto"/>
            <w:noWrap/>
            <w:vAlign w:val="bottom"/>
            <w:hideMark/>
          </w:tcPr>
          <w:p w14:paraId="11B3D52A" w14:textId="50B4AB3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-16.4</w:t>
            </w:r>
          </w:p>
        </w:tc>
        <w:tc>
          <w:tcPr>
            <w:tcW w:w="0" w:type="auto"/>
            <w:tcBorders>
              <w:top w:val="nil"/>
              <w:left w:val="nil"/>
              <w:bottom w:val="single" w:sz="4" w:space="0" w:color="auto"/>
              <w:right w:val="single" w:sz="4" w:space="0" w:color="auto"/>
            </w:tcBorders>
            <w:shd w:val="clear" w:color="auto" w:fill="auto"/>
            <w:noWrap/>
            <w:vAlign w:val="bottom"/>
            <w:hideMark/>
          </w:tcPr>
          <w:p w14:paraId="3B056DBF" w14:textId="099B28E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118.4</w:t>
            </w:r>
          </w:p>
        </w:tc>
        <w:tc>
          <w:tcPr>
            <w:tcW w:w="0" w:type="auto"/>
            <w:tcBorders>
              <w:top w:val="nil"/>
              <w:left w:val="nil"/>
              <w:bottom w:val="single" w:sz="4" w:space="0" w:color="auto"/>
              <w:right w:val="single" w:sz="4" w:space="0" w:color="auto"/>
            </w:tcBorders>
            <w:shd w:val="clear" w:color="auto" w:fill="auto"/>
            <w:noWrap/>
            <w:vAlign w:val="bottom"/>
            <w:hideMark/>
          </w:tcPr>
          <w:p w14:paraId="5A5008C9" w14:textId="6F8D564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199.9</w:t>
            </w:r>
          </w:p>
        </w:tc>
        <w:tc>
          <w:tcPr>
            <w:tcW w:w="0" w:type="auto"/>
            <w:tcBorders>
              <w:top w:val="nil"/>
              <w:left w:val="nil"/>
              <w:bottom w:val="single" w:sz="4" w:space="0" w:color="auto"/>
              <w:right w:val="single" w:sz="4" w:space="0" w:color="auto"/>
            </w:tcBorders>
            <w:shd w:val="clear" w:color="auto" w:fill="auto"/>
            <w:noWrap/>
            <w:vAlign w:val="bottom"/>
            <w:hideMark/>
          </w:tcPr>
          <w:p w14:paraId="4B6DDD09" w14:textId="22E40E6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50C59030" w14:textId="2E91AAC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75.4</w:t>
            </w:r>
          </w:p>
        </w:tc>
        <w:tc>
          <w:tcPr>
            <w:tcW w:w="0" w:type="auto"/>
            <w:tcBorders>
              <w:top w:val="nil"/>
              <w:left w:val="nil"/>
              <w:bottom w:val="single" w:sz="4" w:space="0" w:color="auto"/>
              <w:right w:val="single" w:sz="4" w:space="0" w:color="auto"/>
            </w:tcBorders>
            <w:shd w:val="clear" w:color="auto" w:fill="auto"/>
            <w:noWrap/>
            <w:vAlign w:val="bottom"/>
            <w:hideMark/>
          </w:tcPr>
          <w:p w14:paraId="46396D2F" w14:textId="1F4578C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75.2</w:t>
            </w:r>
          </w:p>
        </w:tc>
        <w:tc>
          <w:tcPr>
            <w:tcW w:w="0" w:type="auto"/>
            <w:tcBorders>
              <w:top w:val="nil"/>
              <w:left w:val="nil"/>
              <w:bottom w:val="single" w:sz="4" w:space="0" w:color="auto"/>
              <w:right w:val="single" w:sz="4" w:space="0" w:color="auto"/>
            </w:tcBorders>
            <w:shd w:val="clear" w:color="auto" w:fill="auto"/>
            <w:noWrap/>
            <w:vAlign w:val="bottom"/>
            <w:hideMark/>
          </w:tcPr>
          <w:p w14:paraId="241E858F" w14:textId="0578539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69.5</w:t>
            </w:r>
          </w:p>
        </w:tc>
      </w:tr>
      <w:tr w:rsidR="00B4760F" w:rsidRPr="00930B72" w14:paraId="6CB4FCBF"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85F5C73" w14:textId="601C900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0.6</w:t>
            </w:r>
          </w:p>
        </w:tc>
        <w:tc>
          <w:tcPr>
            <w:tcW w:w="0" w:type="auto"/>
            <w:tcBorders>
              <w:top w:val="nil"/>
              <w:left w:val="nil"/>
              <w:bottom w:val="single" w:sz="4" w:space="0" w:color="auto"/>
              <w:right w:val="single" w:sz="4" w:space="0" w:color="auto"/>
            </w:tcBorders>
            <w:shd w:val="clear" w:color="auto" w:fill="auto"/>
            <w:noWrap/>
            <w:vAlign w:val="bottom"/>
            <w:hideMark/>
          </w:tcPr>
          <w:p w14:paraId="6D6A75DA" w14:textId="703EE71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180.2</w:t>
            </w:r>
          </w:p>
        </w:tc>
        <w:tc>
          <w:tcPr>
            <w:tcW w:w="0" w:type="auto"/>
            <w:tcBorders>
              <w:top w:val="nil"/>
              <w:left w:val="nil"/>
              <w:bottom w:val="single" w:sz="4" w:space="0" w:color="auto"/>
              <w:right w:val="single" w:sz="4" w:space="0" w:color="auto"/>
            </w:tcBorders>
            <w:shd w:val="clear" w:color="auto" w:fill="auto"/>
            <w:noWrap/>
            <w:vAlign w:val="bottom"/>
            <w:hideMark/>
          </w:tcPr>
          <w:p w14:paraId="28381060" w14:textId="2275E6B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-70.1</w:t>
            </w:r>
          </w:p>
        </w:tc>
        <w:tc>
          <w:tcPr>
            <w:tcW w:w="0" w:type="auto"/>
            <w:tcBorders>
              <w:top w:val="nil"/>
              <w:left w:val="nil"/>
              <w:bottom w:val="single" w:sz="4" w:space="0" w:color="auto"/>
              <w:right w:val="single" w:sz="4" w:space="0" w:color="auto"/>
            </w:tcBorders>
            <w:shd w:val="clear" w:color="auto" w:fill="auto"/>
            <w:noWrap/>
            <w:vAlign w:val="bottom"/>
            <w:hideMark/>
          </w:tcPr>
          <w:p w14:paraId="09D9072C" w14:textId="79A843D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37.9</w:t>
            </w:r>
          </w:p>
        </w:tc>
        <w:tc>
          <w:tcPr>
            <w:tcW w:w="0" w:type="auto"/>
            <w:tcBorders>
              <w:top w:val="nil"/>
              <w:left w:val="nil"/>
              <w:bottom w:val="single" w:sz="4" w:space="0" w:color="auto"/>
              <w:right w:val="single" w:sz="4" w:space="0" w:color="auto"/>
            </w:tcBorders>
            <w:shd w:val="clear" w:color="auto" w:fill="auto"/>
            <w:noWrap/>
            <w:vAlign w:val="bottom"/>
            <w:hideMark/>
          </w:tcPr>
          <w:p w14:paraId="65F4E3B8" w14:textId="02F8778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-18.3</w:t>
            </w:r>
          </w:p>
        </w:tc>
        <w:tc>
          <w:tcPr>
            <w:tcW w:w="0" w:type="auto"/>
            <w:tcBorders>
              <w:top w:val="nil"/>
              <w:left w:val="nil"/>
              <w:bottom w:val="single" w:sz="4" w:space="0" w:color="auto"/>
              <w:right w:val="single" w:sz="4" w:space="0" w:color="auto"/>
            </w:tcBorders>
            <w:shd w:val="clear" w:color="auto" w:fill="auto"/>
            <w:noWrap/>
            <w:vAlign w:val="bottom"/>
            <w:hideMark/>
          </w:tcPr>
          <w:p w14:paraId="7ED107A5" w14:textId="165F278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-19.1</w:t>
            </w:r>
          </w:p>
        </w:tc>
        <w:tc>
          <w:tcPr>
            <w:tcW w:w="0" w:type="auto"/>
            <w:tcBorders>
              <w:top w:val="nil"/>
              <w:left w:val="nil"/>
              <w:bottom w:val="single" w:sz="4" w:space="0" w:color="auto"/>
              <w:right w:val="single" w:sz="4" w:space="0" w:color="auto"/>
            </w:tcBorders>
            <w:shd w:val="clear" w:color="auto" w:fill="auto"/>
            <w:noWrap/>
            <w:vAlign w:val="bottom"/>
            <w:hideMark/>
          </w:tcPr>
          <w:p w14:paraId="341F442C" w14:textId="25192C7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-18.7</w:t>
            </w:r>
          </w:p>
        </w:tc>
        <w:tc>
          <w:tcPr>
            <w:tcW w:w="0" w:type="auto"/>
            <w:tcBorders>
              <w:top w:val="nil"/>
              <w:left w:val="nil"/>
              <w:bottom w:val="single" w:sz="4" w:space="0" w:color="auto"/>
              <w:right w:val="single" w:sz="4" w:space="0" w:color="auto"/>
            </w:tcBorders>
            <w:shd w:val="clear" w:color="auto" w:fill="auto"/>
            <w:noWrap/>
            <w:vAlign w:val="bottom"/>
            <w:hideMark/>
          </w:tcPr>
          <w:p w14:paraId="2E870FF2" w14:textId="206888A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178.7</w:t>
            </w:r>
          </w:p>
        </w:tc>
        <w:tc>
          <w:tcPr>
            <w:tcW w:w="0" w:type="auto"/>
            <w:tcBorders>
              <w:top w:val="nil"/>
              <w:left w:val="nil"/>
              <w:bottom w:val="single" w:sz="4" w:space="0" w:color="auto"/>
              <w:right w:val="single" w:sz="4" w:space="0" w:color="auto"/>
            </w:tcBorders>
            <w:shd w:val="clear" w:color="auto" w:fill="auto"/>
            <w:noWrap/>
            <w:vAlign w:val="bottom"/>
            <w:hideMark/>
          </w:tcPr>
          <w:p w14:paraId="0E7B8717" w14:textId="2A6D19A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188.9</w:t>
            </w:r>
          </w:p>
        </w:tc>
        <w:tc>
          <w:tcPr>
            <w:tcW w:w="0" w:type="auto"/>
            <w:tcBorders>
              <w:top w:val="nil"/>
              <w:left w:val="nil"/>
              <w:bottom w:val="single" w:sz="4" w:space="0" w:color="auto"/>
              <w:right w:val="single" w:sz="4" w:space="0" w:color="auto"/>
            </w:tcBorders>
            <w:shd w:val="clear" w:color="auto" w:fill="auto"/>
            <w:noWrap/>
            <w:vAlign w:val="bottom"/>
            <w:hideMark/>
          </w:tcPr>
          <w:p w14:paraId="33FA3E78" w14:textId="73DC3C8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223B5584" w14:textId="59EB540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73.5</w:t>
            </w:r>
          </w:p>
        </w:tc>
        <w:tc>
          <w:tcPr>
            <w:tcW w:w="0" w:type="auto"/>
            <w:tcBorders>
              <w:top w:val="nil"/>
              <w:left w:val="nil"/>
              <w:bottom w:val="single" w:sz="4" w:space="0" w:color="auto"/>
              <w:right w:val="single" w:sz="4" w:space="0" w:color="auto"/>
            </w:tcBorders>
            <w:shd w:val="clear" w:color="auto" w:fill="auto"/>
            <w:noWrap/>
            <w:vAlign w:val="bottom"/>
            <w:hideMark/>
          </w:tcPr>
          <w:p w14:paraId="594C6D36" w14:textId="5CB3D1C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73.3</w:t>
            </w:r>
          </w:p>
        </w:tc>
        <w:tc>
          <w:tcPr>
            <w:tcW w:w="0" w:type="auto"/>
            <w:tcBorders>
              <w:top w:val="nil"/>
              <w:left w:val="nil"/>
              <w:bottom w:val="single" w:sz="4" w:space="0" w:color="auto"/>
              <w:right w:val="single" w:sz="4" w:space="0" w:color="auto"/>
            </w:tcBorders>
            <w:shd w:val="clear" w:color="auto" w:fill="auto"/>
            <w:noWrap/>
            <w:vAlign w:val="bottom"/>
            <w:hideMark/>
          </w:tcPr>
          <w:p w14:paraId="64069CA9" w14:textId="68C1EC8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67.6</w:t>
            </w:r>
          </w:p>
        </w:tc>
      </w:tr>
      <w:tr w:rsidR="00B4760F" w:rsidRPr="00930B72" w14:paraId="16D1FC63"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51272A" w14:textId="3D783E1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0.9</w:t>
            </w:r>
          </w:p>
        </w:tc>
        <w:tc>
          <w:tcPr>
            <w:tcW w:w="0" w:type="auto"/>
            <w:tcBorders>
              <w:top w:val="nil"/>
              <w:left w:val="nil"/>
              <w:bottom w:val="single" w:sz="4" w:space="0" w:color="auto"/>
              <w:right w:val="single" w:sz="4" w:space="0" w:color="auto"/>
            </w:tcBorders>
            <w:shd w:val="clear" w:color="auto" w:fill="auto"/>
            <w:noWrap/>
            <w:vAlign w:val="bottom"/>
            <w:hideMark/>
          </w:tcPr>
          <w:p w14:paraId="22587929" w14:textId="7B86886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262.7</w:t>
            </w:r>
          </w:p>
        </w:tc>
        <w:tc>
          <w:tcPr>
            <w:tcW w:w="0" w:type="auto"/>
            <w:tcBorders>
              <w:top w:val="nil"/>
              <w:left w:val="nil"/>
              <w:bottom w:val="single" w:sz="4" w:space="0" w:color="auto"/>
              <w:right w:val="single" w:sz="4" w:space="0" w:color="auto"/>
            </w:tcBorders>
            <w:shd w:val="clear" w:color="auto" w:fill="auto"/>
            <w:noWrap/>
            <w:vAlign w:val="bottom"/>
            <w:hideMark/>
          </w:tcPr>
          <w:p w14:paraId="372CD9F6" w14:textId="4A6A5F4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-95.5</w:t>
            </w:r>
          </w:p>
        </w:tc>
        <w:tc>
          <w:tcPr>
            <w:tcW w:w="0" w:type="auto"/>
            <w:tcBorders>
              <w:top w:val="nil"/>
              <w:left w:val="nil"/>
              <w:bottom w:val="single" w:sz="4" w:space="0" w:color="auto"/>
              <w:right w:val="single" w:sz="4" w:space="0" w:color="auto"/>
            </w:tcBorders>
            <w:shd w:val="clear" w:color="auto" w:fill="auto"/>
            <w:noWrap/>
            <w:vAlign w:val="bottom"/>
            <w:hideMark/>
          </w:tcPr>
          <w:p w14:paraId="4EB27175" w14:textId="3F4324D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33.6</w:t>
            </w:r>
          </w:p>
        </w:tc>
        <w:tc>
          <w:tcPr>
            <w:tcW w:w="0" w:type="auto"/>
            <w:tcBorders>
              <w:top w:val="nil"/>
              <w:left w:val="nil"/>
              <w:bottom w:val="single" w:sz="4" w:space="0" w:color="auto"/>
              <w:right w:val="single" w:sz="4" w:space="0" w:color="auto"/>
            </w:tcBorders>
            <w:shd w:val="clear" w:color="auto" w:fill="auto"/>
            <w:noWrap/>
            <w:vAlign w:val="bottom"/>
            <w:hideMark/>
          </w:tcPr>
          <w:p w14:paraId="2EB76D19" w14:textId="2F7EF72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-21.7</w:t>
            </w:r>
          </w:p>
        </w:tc>
        <w:tc>
          <w:tcPr>
            <w:tcW w:w="0" w:type="auto"/>
            <w:tcBorders>
              <w:top w:val="nil"/>
              <w:left w:val="nil"/>
              <w:bottom w:val="single" w:sz="4" w:space="0" w:color="auto"/>
              <w:right w:val="single" w:sz="4" w:space="0" w:color="auto"/>
            </w:tcBorders>
            <w:shd w:val="clear" w:color="auto" w:fill="auto"/>
            <w:noWrap/>
            <w:vAlign w:val="bottom"/>
            <w:hideMark/>
          </w:tcPr>
          <w:p w14:paraId="4DE11885" w14:textId="695F502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-22.4</w:t>
            </w:r>
          </w:p>
        </w:tc>
        <w:tc>
          <w:tcPr>
            <w:tcW w:w="0" w:type="auto"/>
            <w:tcBorders>
              <w:top w:val="nil"/>
              <w:left w:val="nil"/>
              <w:bottom w:val="single" w:sz="4" w:space="0" w:color="auto"/>
              <w:right w:val="single" w:sz="4" w:space="0" w:color="auto"/>
            </w:tcBorders>
            <w:shd w:val="clear" w:color="auto" w:fill="auto"/>
            <w:noWrap/>
            <w:vAlign w:val="bottom"/>
            <w:hideMark/>
          </w:tcPr>
          <w:p w14:paraId="4F76883F" w14:textId="2B8FB01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-22.0</w:t>
            </w:r>
          </w:p>
        </w:tc>
        <w:tc>
          <w:tcPr>
            <w:tcW w:w="0" w:type="auto"/>
            <w:tcBorders>
              <w:top w:val="nil"/>
              <w:left w:val="nil"/>
              <w:bottom w:val="single" w:sz="4" w:space="0" w:color="auto"/>
              <w:right w:val="single" w:sz="4" w:space="0" w:color="auto"/>
            </w:tcBorders>
            <w:shd w:val="clear" w:color="auto" w:fill="auto"/>
            <w:noWrap/>
            <w:vAlign w:val="bottom"/>
            <w:hideMark/>
          </w:tcPr>
          <w:p w14:paraId="1155C23D" w14:textId="4DE1934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262.2</w:t>
            </w:r>
          </w:p>
        </w:tc>
        <w:tc>
          <w:tcPr>
            <w:tcW w:w="0" w:type="auto"/>
            <w:tcBorders>
              <w:top w:val="nil"/>
              <w:left w:val="nil"/>
              <w:bottom w:val="single" w:sz="4" w:space="0" w:color="auto"/>
              <w:right w:val="single" w:sz="4" w:space="0" w:color="auto"/>
            </w:tcBorders>
            <w:shd w:val="clear" w:color="auto" w:fill="auto"/>
            <w:noWrap/>
            <w:vAlign w:val="bottom"/>
            <w:hideMark/>
          </w:tcPr>
          <w:p w14:paraId="22096079" w14:textId="5769E79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161.3</w:t>
            </w:r>
          </w:p>
        </w:tc>
        <w:tc>
          <w:tcPr>
            <w:tcW w:w="0" w:type="auto"/>
            <w:tcBorders>
              <w:top w:val="nil"/>
              <w:left w:val="nil"/>
              <w:bottom w:val="single" w:sz="4" w:space="0" w:color="auto"/>
              <w:right w:val="single" w:sz="4" w:space="0" w:color="auto"/>
            </w:tcBorders>
            <w:shd w:val="clear" w:color="auto" w:fill="auto"/>
            <w:noWrap/>
            <w:vAlign w:val="bottom"/>
            <w:hideMark/>
          </w:tcPr>
          <w:p w14:paraId="5CC6D247" w14:textId="520F533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527DE334" w14:textId="349642C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69.3</w:t>
            </w:r>
          </w:p>
        </w:tc>
        <w:tc>
          <w:tcPr>
            <w:tcW w:w="0" w:type="auto"/>
            <w:tcBorders>
              <w:top w:val="nil"/>
              <w:left w:val="nil"/>
              <w:bottom w:val="single" w:sz="4" w:space="0" w:color="auto"/>
              <w:right w:val="single" w:sz="4" w:space="0" w:color="auto"/>
            </w:tcBorders>
            <w:shd w:val="clear" w:color="auto" w:fill="auto"/>
            <w:noWrap/>
            <w:vAlign w:val="bottom"/>
            <w:hideMark/>
          </w:tcPr>
          <w:p w14:paraId="428233EF" w14:textId="6A7A51A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68.1</w:t>
            </w:r>
          </w:p>
        </w:tc>
        <w:tc>
          <w:tcPr>
            <w:tcW w:w="0" w:type="auto"/>
            <w:tcBorders>
              <w:top w:val="nil"/>
              <w:left w:val="nil"/>
              <w:bottom w:val="single" w:sz="4" w:space="0" w:color="auto"/>
              <w:right w:val="single" w:sz="4" w:space="0" w:color="auto"/>
            </w:tcBorders>
            <w:shd w:val="clear" w:color="auto" w:fill="auto"/>
            <w:noWrap/>
            <w:vAlign w:val="bottom"/>
            <w:hideMark/>
          </w:tcPr>
          <w:p w14:paraId="180F1CD6" w14:textId="6354407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59.7</w:t>
            </w:r>
          </w:p>
        </w:tc>
      </w:tr>
      <w:tr w:rsidR="00B4760F" w:rsidRPr="00930B72" w14:paraId="17B1147F"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CC0FC0" w14:textId="26560EA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w:t>
            </w:r>
          </w:p>
        </w:tc>
        <w:tc>
          <w:tcPr>
            <w:tcW w:w="0" w:type="auto"/>
            <w:tcBorders>
              <w:top w:val="nil"/>
              <w:left w:val="nil"/>
              <w:bottom w:val="single" w:sz="4" w:space="0" w:color="auto"/>
              <w:right w:val="single" w:sz="4" w:space="0" w:color="auto"/>
            </w:tcBorders>
            <w:shd w:val="clear" w:color="auto" w:fill="auto"/>
            <w:noWrap/>
            <w:vAlign w:val="bottom"/>
            <w:hideMark/>
          </w:tcPr>
          <w:p w14:paraId="7F84EB8C" w14:textId="33530B7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297.6</w:t>
            </w:r>
          </w:p>
        </w:tc>
        <w:tc>
          <w:tcPr>
            <w:tcW w:w="0" w:type="auto"/>
            <w:tcBorders>
              <w:top w:val="nil"/>
              <w:left w:val="nil"/>
              <w:bottom w:val="single" w:sz="4" w:space="0" w:color="auto"/>
              <w:right w:val="single" w:sz="4" w:space="0" w:color="auto"/>
            </w:tcBorders>
            <w:shd w:val="clear" w:color="auto" w:fill="auto"/>
            <w:noWrap/>
            <w:vAlign w:val="bottom"/>
            <w:hideMark/>
          </w:tcPr>
          <w:p w14:paraId="294D5FE8" w14:textId="4658D1C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-108.3</w:t>
            </w:r>
          </w:p>
        </w:tc>
        <w:tc>
          <w:tcPr>
            <w:tcW w:w="0" w:type="auto"/>
            <w:tcBorders>
              <w:top w:val="nil"/>
              <w:left w:val="nil"/>
              <w:bottom w:val="single" w:sz="4" w:space="0" w:color="auto"/>
              <w:right w:val="single" w:sz="4" w:space="0" w:color="auto"/>
            </w:tcBorders>
            <w:shd w:val="clear" w:color="auto" w:fill="auto"/>
            <w:noWrap/>
            <w:vAlign w:val="bottom"/>
            <w:hideMark/>
          </w:tcPr>
          <w:p w14:paraId="18651F79" w14:textId="113C845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54.3</w:t>
            </w:r>
          </w:p>
        </w:tc>
        <w:tc>
          <w:tcPr>
            <w:tcW w:w="0" w:type="auto"/>
            <w:tcBorders>
              <w:top w:val="nil"/>
              <w:left w:val="nil"/>
              <w:bottom w:val="single" w:sz="4" w:space="0" w:color="auto"/>
              <w:right w:val="single" w:sz="4" w:space="0" w:color="auto"/>
            </w:tcBorders>
            <w:shd w:val="clear" w:color="auto" w:fill="auto"/>
            <w:noWrap/>
            <w:vAlign w:val="bottom"/>
            <w:hideMark/>
          </w:tcPr>
          <w:p w14:paraId="7A7536C7" w14:textId="5073055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-23.1</w:t>
            </w:r>
          </w:p>
        </w:tc>
        <w:tc>
          <w:tcPr>
            <w:tcW w:w="0" w:type="auto"/>
            <w:tcBorders>
              <w:top w:val="nil"/>
              <w:left w:val="nil"/>
              <w:bottom w:val="single" w:sz="4" w:space="0" w:color="auto"/>
              <w:right w:val="single" w:sz="4" w:space="0" w:color="auto"/>
            </w:tcBorders>
            <w:shd w:val="clear" w:color="auto" w:fill="auto"/>
            <w:noWrap/>
            <w:vAlign w:val="bottom"/>
            <w:hideMark/>
          </w:tcPr>
          <w:p w14:paraId="7DC3579E" w14:textId="7E39590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-23.8</w:t>
            </w:r>
          </w:p>
        </w:tc>
        <w:tc>
          <w:tcPr>
            <w:tcW w:w="0" w:type="auto"/>
            <w:tcBorders>
              <w:top w:val="nil"/>
              <w:left w:val="nil"/>
              <w:bottom w:val="single" w:sz="4" w:space="0" w:color="auto"/>
              <w:right w:val="single" w:sz="4" w:space="0" w:color="auto"/>
            </w:tcBorders>
            <w:shd w:val="clear" w:color="auto" w:fill="auto"/>
            <w:noWrap/>
            <w:vAlign w:val="bottom"/>
            <w:hideMark/>
          </w:tcPr>
          <w:p w14:paraId="4A0534D2" w14:textId="378EE65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-23.6</w:t>
            </w:r>
          </w:p>
        </w:tc>
        <w:tc>
          <w:tcPr>
            <w:tcW w:w="0" w:type="auto"/>
            <w:tcBorders>
              <w:top w:val="nil"/>
              <w:left w:val="nil"/>
              <w:bottom w:val="single" w:sz="4" w:space="0" w:color="auto"/>
              <w:right w:val="single" w:sz="4" w:space="0" w:color="auto"/>
            </w:tcBorders>
            <w:shd w:val="clear" w:color="auto" w:fill="auto"/>
            <w:noWrap/>
            <w:vAlign w:val="bottom"/>
            <w:hideMark/>
          </w:tcPr>
          <w:p w14:paraId="44C82FD6" w14:textId="200533E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298.4</w:t>
            </w:r>
          </w:p>
        </w:tc>
        <w:tc>
          <w:tcPr>
            <w:tcW w:w="0" w:type="auto"/>
            <w:tcBorders>
              <w:top w:val="nil"/>
              <w:left w:val="nil"/>
              <w:bottom w:val="single" w:sz="4" w:space="0" w:color="auto"/>
              <w:right w:val="single" w:sz="4" w:space="0" w:color="auto"/>
            </w:tcBorders>
            <w:shd w:val="clear" w:color="auto" w:fill="auto"/>
            <w:noWrap/>
            <w:vAlign w:val="bottom"/>
            <w:hideMark/>
          </w:tcPr>
          <w:p w14:paraId="4EDFEC86" w14:textId="66A1474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102.3</w:t>
            </w:r>
          </w:p>
        </w:tc>
        <w:tc>
          <w:tcPr>
            <w:tcW w:w="0" w:type="auto"/>
            <w:tcBorders>
              <w:top w:val="nil"/>
              <w:left w:val="nil"/>
              <w:bottom w:val="single" w:sz="4" w:space="0" w:color="auto"/>
              <w:right w:val="single" w:sz="4" w:space="0" w:color="auto"/>
            </w:tcBorders>
            <w:shd w:val="clear" w:color="auto" w:fill="auto"/>
            <w:noWrap/>
            <w:vAlign w:val="bottom"/>
            <w:hideMark/>
          </w:tcPr>
          <w:p w14:paraId="7F81AAF7" w14:textId="788A51E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2C88C137" w14:textId="36DDAAA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49.6</w:t>
            </w:r>
          </w:p>
        </w:tc>
        <w:tc>
          <w:tcPr>
            <w:tcW w:w="0" w:type="auto"/>
            <w:tcBorders>
              <w:top w:val="nil"/>
              <w:left w:val="nil"/>
              <w:bottom w:val="single" w:sz="4" w:space="0" w:color="auto"/>
              <w:right w:val="single" w:sz="4" w:space="0" w:color="auto"/>
            </w:tcBorders>
            <w:shd w:val="clear" w:color="auto" w:fill="auto"/>
            <w:noWrap/>
            <w:vAlign w:val="bottom"/>
            <w:hideMark/>
          </w:tcPr>
          <w:p w14:paraId="15691BA6" w14:textId="1875564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48.5</w:t>
            </w:r>
          </w:p>
        </w:tc>
        <w:tc>
          <w:tcPr>
            <w:tcW w:w="0" w:type="auto"/>
            <w:tcBorders>
              <w:top w:val="nil"/>
              <w:left w:val="nil"/>
              <w:bottom w:val="single" w:sz="4" w:space="0" w:color="auto"/>
              <w:right w:val="single" w:sz="4" w:space="0" w:color="auto"/>
            </w:tcBorders>
            <w:shd w:val="clear" w:color="auto" w:fill="auto"/>
            <w:noWrap/>
            <w:vAlign w:val="bottom"/>
            <w:hideMark/>
          </w:tcPr>
          <w:p w14:paraId="7C565969" w14:textId="5AA0E4E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41.7</w:t>
            </w:r>
          </w:p>
        </w:tc>
      </w:tr>
    </w:tbl>
    <w:p w14:paraId="214AEE13" w14:textId="2CE21C49" w:rsidR="00855963" w:rsidRPr="00855963" w:rsidRDefault="00855963" w:rsidP="00855963"/>
    <w:p w14:paraId="044539FD" w14:textId="37A0A65A" w:rsidR="00CE65CF" w:rsidRPr="00855963" w:rsidRDefault="00CE65CF" w:rsidP="00287DF0"/>
    <w:p w14:paraId="0A55F2DF" w14:textId="72795A02" w:rsidR="00BD0DB7" w:rsidRDefault="00BD0DB7" w:rsidP="00BD0DB7">
      <w:pPr>
        <w:pStyle w:val="Caption"/>
        <w:keepNext/>
        <w:rPr>
          <w:lang w:val="en-US"/>
        </w:rPr>
      </w:pPr>
      <w:bookmarkStart w:id="326" w:name="_Ref531254585"/>
      <w:bookmarkStart w:id="327" w:name="_Toc12362488"/>
      <w:r>
        <w:t xml:space="preserve">Table </w:t>
      </w:r>
      <w:r>
        <w:fldChar w:fldCharType="begin"/>
      </w:r>
      <w:r>
        <w:instrText xml:space="preserve"> SEQ Table \* ARABIC </w:instrText>
      </w:r>
      <w:r>
        <w:fldChar w:fldCharType="separate"/>
      </w:r>
      <w:r w:rsidR="004C4C74">
        <w:rPr>
          <w:noProof/>
        </w:rPr>
        <w:t>6</w:t>
      </w:r>
      <w:r>
        <w:fldChar w:fldCharType="end"/>
      </w:r>
      <w:bookmarkEnd w:id="326"/>
      <w:r>
        <w:rPr>
          <w:lang w:val="en-US"/>
        </w:rPr>
        <w:t xml:space="preserve">. </w:t>
      </w:r>
      <w:r w:rsidRPr="00BF76BC">
        <w:rPr>
          <w:lang w:val="en-US"/>
        </w:rPr>
        <w:t xml:space="preserve">Reactive Power </w:t>
      </w:r>
      <w:r w:rsidR="00CA0A4A">
        <w:rPr>
          <w:lang w:val="en-US"/>
        </w:rPr>
        <w:t>C</w:t>
      </w:r>
      <w:r w:rsidRPr="00BF76BC">
        <w:rPr>
          <w:lang w:val="en-US"/>
        </w:rPr>
        <w:t>apability at V = 0.9</w:t>
      </w:r>
      <w:r>
        <w:rPr>
          <w:lang w:val="en-US"/>
        </w:rPr>
        <w:t>5</w:t>
      </w:r>
      <w:r w:rsidRPr="00BF76BC">
        <w:rPr>
          <w:lang w:val="en-US"/>
        </w:rPr>
        <w:t xml:space="preserve"> </w:t>
      </w:r>
      <w:proofErr w:type="spellStart"/>
      <w:r w:rsidRPr="00BF76BC">
        <w:rPr>
          <w:lang w:val="en-US"/>
        </w:rPr>
        <w:t>pu</w:t>
      </w:r>
      <w:proofErr w:type="spellEnd"/>
      <w:r w:rsidRPr="00BF76BC">
        <w:rPr>
          <w:lang w:val="en-US"/>
        </w:rPr>
        <w:t xml:space="preserve"> at the POI</w:t>
      </w:r>
      <w:bookmarkEnd w:id="327"/>
    </w:p>
    <w:tbl>
      <w:tblPr>
        <w:tblW w:w="0" w:type="auto"/>
        <w:jc w:val="center"/>
        <w:tblLook w:val="04A0" w:firstRow="1" w:lastRow="0" w:firstColumn="1" w:lastColumn="0" w:noHBand="0" w:noVBand="1"/>
      </w:tblPr>
      <w:tblGrid>
        <w:gridCol w:w="1369"/>
        <w:gridCol w:w="874"/>
        <w:gridCol w:w="1001"/>
        <w:gridCol w:w="1494"/>
        <w:gridCol w:w="662"/>
        <w:gridCol w:w="662"/>
        <w:gridCol w:w="1100"/>
        <w:gridCol w:w="874"/>
        <w:gridCol w:w="1001"/>
        <w:gridCol w:w="1494"/>
        <w:gridCol w:w="662"/>
        <w:gridCol w:w="662"/>
        <w:gridCol w:w="1100"/>
      </w:tblGrid>
      <w:tr w:rsidR="00930B72" w:rsidRPr="00930B72" w14:paraId="5B2F89E8" w14:textId="77777777" w:rsidTr="00930B72">
        <w:trPr>
          <w:trHeight w:val="300"/>
          <w:jc w:val="center"/>
        </w:trPr>
        <w:tc>
          <w:tcPr>
            <w:tcW w:w="0" w:type="auto"/>
            <w:tcBorders>
              <w:right w:val="single" w:sz="4" w:space="0" w:color="auto"/>
            </w:tcBorders>
            <w:shd w:val="clear" w:color="auto" w:fill="auto"/>
            <w:noWrap/>
            <w:vAlign w:val="bottom"/>
            <w:hideMark/>
          </w:tcPr>
          <w:p w14:paraId="18A49046"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7C3F8B5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Leading</w:t>
            </w:r>
          </w:p>
        </w:tc>
        <w:tc>
          <w:tcPr>
            <w:tcW w:w="0" w:type="auto"/>
            <w:gridSpan w:val="6"/>
            <w:tcBorders>
              <w:top w:val="single" w:sz="4" w:space="0" w:color="auto"/>
              <w:left w:val="nil"/>
              <w:bottom w:val="single" w:sz="4" w:space="0" w:color="auto"/>
              <w:right w:val="single" w:sz="4" w:space="0" w:color="auto"/>
            </w:tcBorders>
            <w:shd w:val="clear" w:color="000000" w:fill="2E74B5"/>
            <w:noWrap/>
            <w:vAlign w:val="bottom"/>
            <w:hideMark/>
          </w:tcPr>
          <w:p w14:paraId="2CD0A3FA"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Lagging</w:t>
            </w:r>
          </w:p>
        </w:tc>
      </w:tr>
      <w:tr w:rsidR="00930B72" w:rsidRPr="00930B72" w14:paraId="1A304BE5" w14:textId="77777777" w:rsidTr="00930B72">
        <w:trPr>
          <w:trHeight w:val="300"/>
          <w:jc w:val="center"/>
        </w:trPr>
        <w:tc>
          <w:tcPr>
            <w:tcW w:w="0" w:type="auto"/>
            <w:tcBorders>
              <w:bottom w:val="single" w:sz="4" w:space="0" w:color="auto"/>
              <w:right w:val="single" w:sz="4" w:space="0" w:color="auto"/>
            </w:tcBorders>
            <w:shd w:val="clear" w:color="auto" w:fill="auto"/>
            <w:noWrap/>
            <w:vAlign w:val="bottom"/>
            <w:hideMark/>
          </w:tcPr>
          <w:p w14:paraId="49CA6C30"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w:t>
            </w:r>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75A53E48" w14:textId="14062F23"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Absorption </w:t>
            </w:r>
            <w:proofErr w:type="spellStart"/>
            <w:r w:rsidR="000D1840">
              <w:rPr>
                <w:rFonts w:ascii="Arial" w:hAnsi="Arial" w:cs="Arial"/>
                <w:color w:val="000000"/>
                <w:sz w:val="18"/>
                <w:szCs w:val="18"/>
                <w:lang w:val="en-US"/>
              </w:rPr>
              <w:t>MVAr</w:t>
            </w:r>
            <w:proofErr w:type="spellEnd"/>
          </w:p>
        </w:tc>
        <w:tc>
          <w:tcPr>
            <w:tcW w:w="0" w:type="auto"/>
            <w:gridSpan w:val="6"/>
            <w:tcBorders>
              <w:top w:val="single" w:sz="4" w:space="0" w:color="auto"/>
              <w:left w:val="nil"/>
              <w:bottom w:val="single" w:sz="4" w:space="0" w:color="auto"/>
              <w:right w:val="single" w:sz="4" w:space="0" w:color="auto"/>
            </w:tcBorders>
            <w:shd w:val="clear" w:color="000000" w:fill="5B9BD5"/>
            <w:noWrap/>
            <w:vAlign w:val="bottom"/>
            <w:hideMark/>
          </w:tcPr>
          <w:p w14:paraId="5F534FF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Max Supplying </w:t>
            </w:r>
            <w:proofErr w:type="spellStart"/>
            <w:r w:rsidRPr="00930B72">
              <w:rPr>
                <w:rFonts w:ascii="Arial" w:hAnsi="Arial" w:cs="Arial"/>
                <w:color w:val="000000"/>
                <w:sz w:val="18"/>
                <w:szCs w:val="18"/>
                <w:lang w:val="en-US"/>
              </w:rPr>
              <w:t>MVAr</w:t>
            </w:r>
            <w:proofErr w:type="spellEnd"/>
          </w:p>
        </w:tc>
      </w:tr>
      <w:tr w:rsidR="00930B72" w:rsidRPr="00930B72" w14:paraId="3FAAA5EB"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DC3F65"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Turbine MW</w:t>
            </w:r>
          </w:p>
        </w:tc>
        <w:tc>
          <w:tcPr>
            <w:tcW w:w="0" w:type="auto"/>
            <w:tcBorders>
              <w:top w:val="nil"/>
              <w:left w:val="nil"/>
              <w:bottom w:val="single" w:sz="4" w:space="0" w:color="auto"/>
              <w:right w:val="single" w:sz="4" w:space="0" w:color="auto"/>
            </w:tcBorders>
            <w:shd w:val="clear" w:color="auto" w:fill="auto"/>
            <w:noWrap/>
            <w:vAlign w:val="bottom"/>
            <w:hideMark/>
          </w:tcPr>
          <w:p w14:paraId="2178F02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37A2595E"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A4B4A61"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5716645" w14:textId="77777777" w:rsidR="00930B72" w:rsidRPr="00930B72" w:rsidRDefault="00930B72" w:rsidP="00930B72">
            <w:pPr>
              <w:jc w:val="center"/>
              <w:rPr>
                <w:rFonts w:ascii="Arial" w:hAnsi="Arial" w:cs="Arial"/>
                <w:color w:val="000000"/>
                <w:sz w:val="18"/>
                <w:szCs w:val="18"/>
                <w:lang w:val="en-US"/>
              </w:rPr>
            </w:pPr>
            <w:commentRangeStart w:id="328"/>
            <w:r w:rsidRPr="00930B72">
              <w:rPr>
                <w:rFonts w:ascii="Arial" w:hAnsi="Arial" w:cs="Arial"/>
                <w:color w:val="000000"/>
                <w:sz w:val="18"/>
                <w:szCs w:val="18"/>
                <w:lang w:val="en-US"/>
              </w:rPr>
              <w:t>Bus 1</w:t>
            </w:r>
          </w:p>
        </w:tc>
        <w:tc>
          <w:tcPr>
            <w:tcW w:w="0" w:type="auto"/>
            <w:tcBorders>
              <w:top w:val="nil"/>
              <w:left w:val="nil"/>
              <w:bottom w:val="single" w:sz="4" w:space="0" w:color="auto"/>
              <w:right w:val="single" w:sz="4" w:space="0" w:color="auto"/>
            </w:tcBorders>
            <w:shd w:val="clear" w:color="auto" w:fill="auto"/>
            <w:noWrap/>
            <w:vAlign w:val="bottom"/>
            <w:hideMark/>
          </w:tcPr>
          <w:p w14:paraId="4A6D48A5"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p>
        </w:tc>
        <w:tc>
          <w:tcPr>
            <w:tcW w:w="0" w:type="auto"/>
            <w:tcBorders>
              <w:top w:val="nil"/>
              <w:left w:val="nil"/>
              <w:bottom w:val="single" w:sz="4" w:space="0" w:color="auto"/>
              <w:right w:val="single" w:sz="4" w:space="0" w:color="auto"/>
            </w:tcBorders>
            <w:shd w:val="clear" w:color="auto" w:fill="auto"/>
            <w:noWrap/>
            <w:vAlign w:val="bottom"/>
            <w:hideMark/>
          </w:tcPr>
          <w:p w14:paraId="5D88CB24"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commentRangeEnd w:id="328"/>
            <w:r w:rsidR="005F1805">
              <w:rPr>
                <w:rStyle w:val="CommentReference"/>
              </w:rPr>
              <w:commentReference w:id="328"/>
            </w:r>
          </w:p>
        </w:tc>
        <w:tc>
          <w:tcPr>
            <w:tcW w:w="0" w:type="auto"/>
            <w:tcBorders>
              <w:top w:val="nil"/>
              <w:left w:val="nil"/>
              <w:bottom w:val="single" w:sz="4" w:space="0" w:color="auto"/>
              <w:right w:val="single" w:sz="4" w:space="0" w:color="auto"/>
            </w:tcBorders>
            <w:shd w:val="clear" w:color="auto" w:fill="auto"/>
            <w:noWrap/>
            <w:vAlign w:val="bottom"/>
            <w:hideMark/>
          </w:tcPr>
          <w:p w14:paraId="63E5FED0"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POI MW</w:t>
            </w:r>
          </w:p>
        </w:tc>
        <w:tc>
          <w:tcPr>
            <w:tcW w:w="0" w:type="auto"/>
            <w:tcBorders>
              <w:top w:val="nil"/>
              <w:left w:val="nil"/>
              <w:bottom w:val="single" w:sz="4" w:space="0" w:color="auto"/>
              <w:right w:val="single" w:sz="4" w:space="0" w:color="auto"/>
            </w:tcBorders>
            <w:shd w:val="clear" w:color="auto" w:fill="auto"/>
            <w:noWrap/>
            <w:vAlign w:val="bottom"/>
            <w:hideMark/>
          </w:tcPr>
          <w:p w14:paraId="096D707F"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POI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4681601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 xml:space="preserve">% Turbine </w:t>
            </w:r>
            <w:proofErr w:type="spellStart"/>
            <w:r w:rsidRPr="00930B72">
              <w:rPr>
                <w:rFonts w:ascii="Arial" w:hAnsi="Arial" w:cs="Arial"/>
                <w:color w:val="000000"/>
                <w:sz w:val="18"/>
                <w:szCs w:val="18"/>
                <w:lang w:val="en-US"/>
              </w:rPr>
              <w:t>MVAr</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C4F8B9F" w14:textId="77777777" w:rsidR="00930B72" w:rsidRPr="00930B72" w:rsidRDefault="00930B72" w:rsidP="00930B72">
            <w:pPr>
              <w:jc w:val="center"/>
              <w:rPr>
                <w:rFonts w:ascii="Arial" w:hAnsi="Arial" w:cs="Arial"/>
                <w:color w:val="000000"/>
                <w:sz w:val="18"/>
                <w:szCs w:val="18"/>
                <w:lang w:val="en-US"/>
              </w:rPr>
            </w:pPr>
            <w:commentRangeStart w:id="329"/>
            <w:r w:rsidRPr="00930B72">
              <w:rPr>
                <w:rFonts w:ascii="Arial" w:hAnsi="Arial" w:cs="Arial"/>
                <w:color w:val="000000"/>
                <w:sz w:val="18"/>
                <w:szCs w:val="18"/>
                <w:lang w:val="en-US"/>
              </w:rPr>
              <w:t>Bus 1</w:t>
            </w:r>
          </w:p>
        </w:tc>
        <w:tc>
          <w:tcPr>
            <w:tcW w:w="0" w:type="auto"/>
            <w:tcBorders>
              <w:top w:val="nil"/>
              <w:left w:val="nil"/>
              <w:bottom w:val="single" w:sz="4" w:space="0" w:color="auto"/>
              <w:right w:val="single" w:sz="4" w:space="0" w:color="auto"/>
            </w:tcBorders>
            <w:shd w:val="clear" w:color="auto" w:fill="auto"/>
            <w:noWrap/>
            <w:vAlign w:val="bottom"/>
            <w:hideMark/>
          </w:tcPr>
          <w:p w14:paraId="42AC40FB"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2</w:t>
            </w:r>
          </w:p>
        </w:tc>
        <w:tc>
          <w:tcPr>
            <w:tcW w:w="0" w:type="auto"/>
            <w:tcBorders>
              <w:top w:val="nil"/>
              <w:left w:val="nil"/>
              <w:bottom w:val="single" w:sz="4" w:space="0" w:color="auto"/>
              <w:right w:val="single" w:sz="4" w:space="0" w:color="auto"/>
            </w:tcBorders>
            <w:shd w:val="clear" w:color="auto" w:fill="auto"/>
            <w:noWrap/>
            <w:vAlign w:val="bottom"/>
            <w:hideMark/>
          </w:tcPr>
          <w:p w14:paraId="6545BE83" w14:textId="77777777" w:rsidR="00930B72" w:rsidRPr="00930B72" w:rsidRDefault="00930B72" w:rsidP="00930B72">
            <w:pPr>
              <w:jc w:val="center"/>
              <w:rPr>
                <w:rFonts w:ascii="Arial" w:hAnsi="Arial" w:cs="Arial"/>
                <w:color w:val="000000"/>
                <w:sz w:val="18"/>
                <w:szCs w:val="18"/>
                <w:lang w:val="en-US"/>
              </w:rPr>
            </w:pPr>
            <w:r w:rsidRPr="00930B72">
              <w:rPr>
                <w:rFonts w:ascii="Arial" w:hAnsi="Arial" w:cs="Arial"/>
                <w:color w:val="000000"/>
                <w:sz w:val="18"/>
                <w:szCs w:val="18"/>
                <w:lang w:val="en-US"/>
              </w:rPr>
              <w:t>Bus 3</w:t>
            </w:r>
            <w:commentRangeEnd w:id="329"/>
            <w:r w:rsidR="005F1805">
              <w:rPr>
                <w:rStyle w:val="CommentReference"/>
              </w:rPr>
              <w:commentReference w:id="329"/>
            </w:r>
          </w:p>
        </w:tc>
      </w:tr>
      <w:tr w:rsidR="00B4760F" w:rsidRPr="00930B72" w14:paraId="0778D30B"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AC0BA7" w14:textId="771CB0A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0.0</w:t>
            </w:r>
          </w:p>
        </w:tc>
        <w:tc>
          <w:tcPr>
            <w:tcW w:w="0" w:type="auto"/>
            <w:tcBorders>
              <w:top w:val="nil"/>
              <w:left w:val="nil"/>
              <w:bottom w:val="single" w:sz="4" w:space="0" w:color="auto"/>
              <w:right w:val="single" w:sz="4" w:space="0" w:color="auto"/>
            </w:tcBorders>
            <w:shd w:val="clear" w:color="auto" w:fill="auto"/>
            <w:noWrap/>
            <w:vAlign w:val="bottom"/>
            <w:hideMark/>
          </w:tcPr>
          <w:p w14:paraId="3347D2FF" w14:textId="1D8FBAD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-0.8</w:t>
            </w:r>
          </w:p>
        </w:tc>
        <w:tc>
          <w:tcPr>
            <w:tcW w:w="0" w:type="auto"/>
            <w:tcBorders>
              <w:top w:val="nil"/>
              <w:left w:val="nil"/>
              <w:bottom w:val="single" w:sz="4" w:space="0" w:color="auto"/>
              <w:right w:val="single" w:sz="4" w:space="0" w:color="auto"/>
            </w:tcBorders>
            <w:shd w:val="clear" w:color="auto" w:fill="auto"/>
            <w:noWrap/>
            <w:vAlign w:val="bottom"/>
            <w:hideMark/>
          </w:tcPr>
          <w:p w14:paraId="6576457E" w14:textId="36AAFD9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-6.3</w:t>
            </w:r>
          </w:p>
        </w:tc>
        <w:tc>
          <w:tcPr>
            <w:tcW w:w="0" w:type="auto"/>
            <w:tcBorders>
              <w:top w:val="nil"/>
              <w:left w:val="nil"/>
              <w:bottom w:val="single" w:sz="4" w:space="0" w:color="auto"/>
              <w:right w:val="single" w:sz="4" w:space="0" w:color="auto"/>
            </w:tcBorders>
            <w:shd w:val="clear" w:color="auto" w:fill="auto"/>
            <w:noWrap/>
            <w:vAlign w:val="bottom"/>
            <w:hideMark/>
          </w:tcPr>
          <w:p w14:paraId="0554F035" w14:textId="7B8B4C0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17.8</w:t>
            </w:r>
          </w:p>
        </w:tc>
        <w:tc>
          <w:tcPr>
            <w:tcW w:w="0" w:type="auto"/>
            <w:tcBorders>
              <w:top w:val="nil"/>
              <w:left w:val="nil"/>
              <w:bottom w:val="single" w:sz="4" w:space="0" w:color="auto"/>
              <w:right w:val="single" w:sz="4" w:space="0" w:color="auto"/>
            </w:tcBorders>
            <w:shd w:val="clear" w:color="auto" w:fill="auto"/>
            <w:noWrap/>
            <w:vAlign w:val="bottom"/>
            <w:hideMark/>
          </w:tcPr>
          <w:p w14:paraId="268FD747" w14:textId="081D7A1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-2.4</w:t>
            </w:r>
          </w:p>
        </w:tc>
        <w:tc>
          <w:tcPr>
            <w:tcW w:w="0" w:type="auto"/>
            <w:tcBorders>
              <w:top w:val="nil"/>
              <w:left w:val="nil"/>
              <w:bottom w:val="single" w:sz="4" w:space="0" w:color="auto"/>
              <w:right w:val="single" w:sz="4" w:space="0" w:color="auto"/>
            </w:tcBorders>
            <w:shd w:val="clear" w:color="auto" w:fill="auto"/>
            <w:noWrap/>
            <w:vAlign w:val="bottom"/>
            <w:hideMark/>
          </w:tcPr>
          <w:p w14:paraId="77429735" w14:textId="6B68EB3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-2.7</w:t>
            </w:r>
          </w:p>
        </w:tc>
        <w:tc>
          <w:tcPr>
            <w:tcW w:w="0" w:type="auto"/>
            <w:tcBorders>
              <w:top w:val="nil"/>
              <w:left w:val="nil"/>
              <w:bottom w:val="single" w:sz="4" w:space="0" w:color="auto"/>
              <w:right w:val="single" w:sz="4" w:space="0" w:color="auto"/>
            </w:tcBorders>
            <w:shd w:val="clear" w:color="auto" w:fill="auto"/>
            <w:noWrap/>
            <w:vAlign w:val="bottom"/>
            <w:hideMark/>
          </w:tcPr>
          <w:p w14:paraId="50AFB2FB" w14:textId="57F93F9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w:t>
            </w:r>
          </w:p>
        </w:tc>
        <w:tc>
          <w:tcPr>
            <w:tcW w:w="0" w:type="auto"/>
            <w:tcBorders>
              <w:top w:val="nil"/>
              <w:left w:val="nil"/>
              <w:bottom w:val="single" w:sz="4" w:space="0" w:color="auto"/>
              <w:right w:val="single" w:sz="4" w:space="0" w:color="auto"/>
            </w:tcBorders>
            <w:shd w:val="clear" w:color="auto" w:fill="auto"/>
            <w:noWrap/>
            <w:vAlign w:val="bottom"/>
            <w:hideMark/>
          </w:tcPr>
          <w:p w14:paraId="7F722238" w14:textId="5020411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-3.4</w:t>
            </w:r>
          </w:p>
        </w:tc>
        <w:tc>
          <w:tcPr>
            <w:tcW w:w="0" w:type="auto"/>
            <w:tcBorders>
              <w:top w:val="nil"/>
              <w:left w:val="nil"/>
              <w:bottom w:val="single" w:sz="4" w:space="0" w:color="auto"/>
              <w:right w:val="single" w:sz="4" w:space="0" w:color="auto"/>
            </w:tcBorders>
            <w:shd w:val="clear" w:color="auto" w:fill="auto"/>
            <w:noWrap/>
            <w:vAlign w:val="bottom"/>
            <w:hideMark/>
          </w:tcPr>
          <w:p w14:paraId="5897B2C8" w14:textId="78F2C7B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193.8</w:t>
            </w:r>
          </w:p>
        </w:tc>
        <w:tc>
          <w:tcPr>
            <w:tcW w:w="0" w:type="auto"/>
            <w:tcBorders>
              <w:top w:val="nil"/>
              <w:left w:val="nil"/>
              <w:bottom w:val="single" w:sz="4" w:space="0" w:color="auto"/>
              <w:right w:val="single" w:sz="4" w:space="0" w:color="auto"/>
            </w:tcBorders>
            <w:shd w:val="clear" w:color="auto" w:fill="auto"/>
            <w:noWrap/>
            <w:vAlign w:val="bottom"/>
            <w:hideMark/>
          </w:tcPr>
          <w:p w14:paraId="4EB286FC" w14:textId="305473F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31F153B4" w14:textId="66CB127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76.1</w:t>
            </w:r>
          </w:p>
        </w:tc>
        <w:tc>
          <w:tcPr>
            <w:tcW w:w="0" w:type="auto"/>
            <w:tcBorders>
              <w:top w:val="nil"/>
              <w:left w:val="nil"/>
              <w:bottom w:val="single" w:sz="4" w:space="0" w:color="auto"/>
              <w:right w:val="single" w:sz="4" w:space="0" w:color="auto"/>
            </w:tcBorders>
            <w:shd w:val="clear" w:color="auto" w:fill="auto"/>
            <w:noWrap/>
            <w:vAlign w:val="bottom"/>
            <w:hideMark/>
          </w:tcPr>
          <w:p w14:paraId="1224F849" w14:textId="1D5E60D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73.0</w:t>
            </w:r>
          </w:p>
        </w:tc>
        <w:tc>
          <w:tcPr>
            <w:tcW w:w="0" w:type="auto"/>
            <w:tcBorders>
              <w:top w:val="nil"/>
              <w:left w:val="nil"/>
              <w:bottom w:val="single" w:sz="4" w:space="0" w:color="auto"/>
              <w:right w:val="single" w:sz="4" w:space="0" w:color="auto"/>
            </w:tcBorders>
            <w:shd w:val="clear" w:color="auto" w:fill="auto"/>
            <w:noWrap/>
            <w:vAlign w:val="bottom"/>
            <w:hideMark/>
          </w:tcPr>
          <w:p w14:paraId="2F55BE78" w14:textId="58F215B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59.5</w:t>
            </w:r>
          </w:p>
        </w:tc>
      </w:tr>
      <w:tr w:rsidR="00B4760F" w:rsidRPr="00930B72" w14:paraId="611D6B11"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45117B" w14:textId="3FEB549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0.1</w:t>
            </w:r>
          </w:p>
        </w:tc>
        <w:tc>
          <w:tcPr>
            <w:tcW w:w="0" w:type="auto"/>
            <w:tcBorders>
              <w:top w:val="nil"/>
              <w:left w:val="nil"/>
              <w:bottom w:val="single" w:sz="4" w:space="0" w:color="auto"/>
              <w:right w:val="single" w:sz="4" w:space="0" w:color="auto"/>
            </w:tcBorders>
            <w:shd w:val="clear" w:color="auto" w:fill="auto"/>
            <w:noWrap/>
            <w:vAlign w:val="bottom"/>
            <w:hideMark/>
          </w:tcPr>
          <w:p w14:paraId="11BC7646" w14:textId="2F63494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29.8</w:t>
            </w:r>
          </w:p>
        </w:tc>
        <w:tc>
          <w:tcPr>
            <w:tcW w:w="0" w:type="auto"/>
            <w:tcBorders>
              <w:top w:val="nil"/>
              <w:left w:val="nil"/>
              <w:bottom w:val="single" w:sz="4" w:space="0" w:color="auto"/>
              <w:right w:val="single" w:sz="4" w:space="0" w:color="auto"/>
            </w:tcBorders>
            <w:shd w:val="clear" w:color="auto" w:fill="auto"/>
            <w:noWrap/>
            <w:vAlign w:val="bottom"/>
            <w:hideMark/>
          </w:tcPr>
          <w:p w14:paraId="06122610" w14:textId="7D0B811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-12.0</w:t>
            </w:r>
          </w:p>
        </w:tc>
        <w:tc>
          <w:tcPr>
            <w:tcW w:w="0" w:type="auto"/>
            <w:tcBorders>
              <w:top w:val="nil"/>
              <w:left w:val="nil"/>
              <w:bottom w:val="single" w:sz="4" w:space="0" w:color="auto"/>
              <w:right w:val="single" w:sz="4" w:space="0" w:color="auto"/>
            </w:tcBorders>
            <w:shd w:val="clear" w:color="auto" w:fill="auto"/>
            <w:noWrap/>
            <w:vAlign w:val="bottom"/>
            <w:hideMark/>
          </w:tcPr>
          <w:p w14:paraId="014AE3FF" w14:textId="2C49C35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20.1</w:t>
            </w:r>
          </w:p>
        </w:tc>
        <w:tc>
          <w:tcPr>
            <w:tcW w:w="0" w:type="auto"/>
            <w:tcBorders>
              <w:top w:val="nil"/>
              <w:left w:val="nil"/>
              <w:bottom w:val="single" w:sz="4" w:space="0" w:color="auto"/>
              <w:right w:val="single" w:sz="4" w:space="0" w:color="auto"/>
            </w:tcBorders>
            <w:shd w:val="clear" w:color="auto" w:fill="auto"/>
            <w:noWrap/>
            <w:vAlign w:val="bottom"/>
            <w:hideMark/>
          </w:tcPr>
          <w:p w14:paraId="3119593F" w14:textId="73464F4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-3.8</w:t>
            </w:r>
          </w:p>
        </w:tc>
        <w:tc>
          <w:tcPr>
            <w:tcW w:w="0" w:type="auto"/>
            <w:tcBorders>
              <w:top w:val="nil"/>
              <w:left w:val="nil"/>
              <w:bottom w:val="single" w:sz="4" w:space="0" w:color="auto"/>
              <w:right w:val="single" w:sz="4" w:space="0" w:color="auto"/>
            </w:tcBorders>
            <w:shd w:val="clear" w:color="auto" w:fill="auto"/>
            <w:noWrap/>
            <w:vAlign w:val="bottom"/>
            <w:hideMark/>
          </w:tcPr>
          <w:p w14:paraId="348194CA" w14:textId="74FD822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-4.3</w:t>
            </w:r>
          </w:p>
        </w:tc>
        <w:tc>
          <w:tcPr>
            <w:tcW w:w="0" w:type="auto"/>
            <w:tcBorders>
              <w:top w:val="nil"/>
              <w:left w:val="nil"/>
              <w:bottom w:val="single" w:sz="4" w:space="0" w:color="auto"/>
              <w:right w:val="single" w:sz="4" w:space="0" w:color="auto"/>
            </w:tcBorders>
            <w:shd w:val="clear" w:color="auto" w:fill="auto"/>
            <w:noWrap/>
            <w:vAlign w:val="bottom"/>
            <w:hideMark/>
          </w:tcPr>
          <w:p w14:paraId="6A35D29F" w14:textId="16A7E95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-3.7</w:t>
            </w:r>
          </w:p>
        </w:tc>
        <w:tc>
          <w:tcPr>
            <w:tcW w:w="0" w:type="auto"/>
            <w:tcBorders>
              <w:top w:val="nil"/>
              <w:left w:val="nil"/>
              <w:bottom w:val="single" w:sz="4" w:space="0" w:color="auto"/>
              <w:right w:val="single" w:sz="4" w:space="0" w:color="auto"/>
            </w:tcBorders>
            <w:shd w:val="clear" w:color="auto" w:fill="auto"/>
            <w:noWrap/>
            <w:vAlign w:val="bottom"/>
            <w:hideMark/>
          </w:tcPr>
          <w:p w14:paraId="2DDE2007" w14:textId="3D77A03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27.2</w:t>
            </w:r>
          </w:p>
        </w:tc>
        <w:tc>
          <w:tcPr>
            <w:tcW w:w="0" w:type="auto"/>
            <w:tcBorders>
              <w:top w:val="nil"/>
              <w:left w:val="nil"/>
              <w:bottom w:val="single" w:sz="4" w:space="0" w:color="auto"/>
              <w:right w:val="single" w:sz="4" w:space="0" w:color="auto"/>
            </w:tcBorders>
            <w:shd w:val="clear" w:color="auto" w:fill="auto"/>
            <w:noWrap/>
            <w:vAlign w:val="bottom"/>
            <w:hideMark/>
          </w:tcPr>
          <w:p w14:paraId="3D7F6AE2" w14:textId="6ED4BEC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199.5</w:t>
            </w:r>
          </w:p>
        </w:tc>
        <w:tc>
          <w:tcPr>
            <w:tcW w:w="0" w:type="auto"/>
            <w:tcBorders>
              <w:top w:val="nil"/>
              <w:left w:val="nil"/>
              <w:bottom w:val="single" w:sz="4" w:space="0" w:color="auto"/>
              <w:right w:val="single" w:sz="4" w:space="0" w:color="auto"/>
            </w:tcBorders>
            <w:shd w:val="clear" w:color="auto" w:fill="auto"/>
            <w:noWrap/>
            <w:vAlign w:val="bottom"/>
            <w:hideMark/>
          </w:tcPr>
          <w:p w14:paraId="5C343EBC" w14:textId="0FC3B90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5B579BF2" w14:textId="60F010E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76.0</w:t>
            </w:r>
          </w:p>
        </w:tc>
        <w:tc>
          <w:tcPr>
            <w:tcW w:w="0" w:type="auto"/>
            <w:tcBorders>
              <w:top w:val="nil"/>
              <w:left w:val="nil"/>
              <w:bottom w:val="single" w:sz="4" w:space="0" w:color="auto"/>
              <w:right w:val="single" w:sz="4" w:space="0" w:color="auto"/>
            </w:tcBorders>
            <w:shd w:val="clear" w:color="auto" w:fill="auto"/>
            <w:noWrap/>
            <w:vAlign w:val="bottom"/>
            <w:hideMark/>
          </w:tcPr>
          <w:p w14:paraId="4B067119" w14:textId="0161AF2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74.4</w:t>
            </w:r>
          </w:p>
        </w:tc>
        <w:tc>
          <w:tcPr>
            <w:tcW w:w="0" w:type="auto"/>
            <w:tcBorders>
              <w:top w:val="nil"/>
              <w:left w:val="nil"/>
              <w:bottom w:val="single" w:sz="4" w:space="0" w:color="auto"/>
              <w:right w:val="single" w:sz="4" w:space="0" w:color="auto"/>
            </w:tcBorders>
            <w:shd w:val="clear" w:color="auto" w:fill="auto"/>
            <w:noWrap/>
            <w:vAlign w:val="bottom"/>
            <w:hideMark/>
          </w:tcPr>
          <w:p w14:paraId="512DB249" w14:textId="5CB8998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64.9</w:t>
            </w:r>
          </w:p>
        </w:tc>
      </w:tr>
      <w:tr w:rsidR="00B4760F" w:rsidRPr="00930B72" w14:paraId="7108D8C6"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A14F21" w14:textId="0577291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0.2</w:t>
            </w:r>
          </w:p>
        </w:tc>
        <w:tc>
          <w:tcPr>
            <w:tcW w:w="0" w:type="auto"/>
            <w:tcBorders>
              <w:top w:val="nil"/>
              <w:left w:val="nil"/>
              <w:bottom w:val="single" w:sz="4" w:space="0" w:color="auto"/>
              <w:right w:val="single" w:sz="4" w:space="0" w:color="auto"/>
            </w:tcBorders>
            <w:shd w:val="clear" w:color="auto" w:fill="auto"/>
            <w:noWrap/>
            <w:vAlign w:val="bottom"/>
            <w:hideMark/>
          </w:tcPr>
          <w:p w14:paraId="07658AAB" w14:textId="2663D1E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60.3</w:t>
            </w:r>
          </w:p>
        </w:tc>
        <w:tc>
          <w:tcPr>
            <w:tcW w:w="0" w:type="auto"/>
            <w:tcBorders>
              <w:top w:val="nil"/>
              <w:left w:val="nil"/>
              <w:bottom w:val="single" w:sz="4" w:space="0" w:color="auto"/>
              <w:right w:val="single" w:sz="4" w:space="0" w:color="auto"/>
            </w:tcBorders>
            <w:shd w:val="clear" w:color="auto" w:fill="auto"/>
            <w:noWrap/>
            <w:vAlign w:val="bottom"/>
            <w:hideMark/>
          </w:tcPr>
          <w:p w14:paraId="5D858841" w14:textId="3CACA5B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-16.6</w:t>
            </w:r>
          </w:p>
        </w:tc>
        <w:tc>
          <w:tcPr>
            <w:tcW w:w="0" w:type="auto"/>
            <w:tcBorders>
              <w:top w:val="nil"/>
              <w:left w:val="nil"/>
              <w:bottom w:val="single" w:sz="4" w:space="0" w:color="auto"/>
              <w:right w:val="single" w:sz="4" w:space="0" w:color="auto"/>
            </w:tcBorders>
            <w:shd w:val="clear" w:color="auto" w:fill="auto"/>
            <w:noWrap/>
            <w:vAlign w:val="bottom"/>
            <w:hideMark/>
          </w:tcPr>
          <w:p w14:paraId="66C9000D" w14:textId="1718534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21.6</w:t>
            </w:r>
          </w:p>
        </w:tc>
        <w:tc>
          <w:tcPr>
            <w:tcW w:w="0" w:type="auto"/>
            <w:tcBorders>
              <w:top w:val="nil"/>
              <w:left w:val="nil"/>
              <w:bottom w:val="single" w:sz="4" w:space="0" w:color="auto"/>
              <w:right w:val="single" w:sz="4" w:space="0" w:color="auto"/>
            </w:tcBorders>
            <w:shd w:val="clear" w:color="auto" w:fill="auto"/>
            <w:noWrap/>
            <w:vAlign w:val="bottom"/>
            <w:hideMark/>
          </w:tcPr>
          <w:p w14:paraId="4813D5C7" w14:textId="7298F82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-5.0</w:t>
            </w:r>
          </w:p>
        </w:tc>
        <w:tc>
          <w:tcPr>
            <w:tcW w:w="0" w:type="auto"/>
            <w:tcBorders>
              <w:top w:val="nil"/>
              <w:left w:val="nil"/>
              <w:bottom w:val="single" w:sz="4" w:space="0" w:color="auto"/>
              <w:right w:val="single" w:sz="4" w:space="0" w:color="auto"/>
            </w:tcBorders>
            <w:shd w:val="clear" w:color="auto" w:fill="auto"/>
            <w:noWrap/>
            <w:vAlign w:val="bottom"/>
            <w:hideMark/>
          </w:tcPr>
          <w:p w14:paraId="3BFD1214" w14:textId="37BBD09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-5.5</w:t>
            </w:r>
          </w:p>
        </w:tc>
        <w:tc>
          <w:tcPr>
            <w:tcW w:w="0" w:type="auto"/>
            <w:tcBorders>
              <w:top w:val="nil"/>
              <w:left w:val="nil"/>
              <w:bottom w:val="single" w:sz="4" w:space="0" w:color="auto"/>
              <w:right w:val="single" w:sz="4" w:space="0" w:color="auto"/>
            </w:tcBorders>
            <w:shd w:val="clear" w:color="auto" w:fill="auto"/>
            <w:noWrap/>
            <w:vAlign w:val="bottom"/>
            <w:hideMark/>
          </w:tcPr>
          <w:p w14:paraId="76AB5A7C" w14:textId="56A01B2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-4.7</w:t>
            </w:r>
          </w:p>
        </w:tc>
        <w:tc>
          <w:tcPr>
            <w:tcW w:w="0" w:type="auto"/>
            <w:tcBorders>
              <w:top w:val="nil"/>
              <w:left w:val="nil"/>
              <w:bottom w:val="single" w:sz="4" w:space="0" w:color="auto"/>
              <w:right w:val="single" w:sz="4" w:space="0" w:color="auto"/>
            </w:tcBorders>
            <w:shd w:val="clear" w:color="auto" w:fill="auto"/>
            <w:noWrap/>
            <w:vAlign w:val="bottom"/>
            <w:hideMark/>
          </w:tcPr>
          <w:p w14:paraId="26BB435B" w14:textId="2361093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57.8</w:t>
            </w:r>
          </w:p>
        </w:tc>
        <w:tc>
          <w:tcPr>
            <w:tcW w:w="0" w:type="auto"/>
            <w:tcBorders>
              <w:top w:val="nil"/>
              <w:left w:val="nil"/>
              <w:bottom w:val="single" w:sz="4" w:space="0" w:color="auto"/>
              <w:right w:val="single" w:sz="4" w:space="0" w:color="auto"/>
            </w:tcBorders>
            <w:shd w:val="clear" w:color="auto" w:fill="auto"/>
            <w:noWrap/>
            <w:vAlign w:val="bottom"/>
            <w:hideMark/>
          </w:tcPr>
          <w:p w14:paraId="7913BAB8" w14:textId="0C9D080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197.9</w:t>
            </w:r>
          </w:p>
        </w:tc>
        <w:tc>
          <w:tcPr>
            <w:tcW w:w="0" w:type="auto"/>
            <w:tcBorders>
              <w:top w:val="nil"/>
              <w:left w:val="nil"/>
              <w:bottom w:val="single" w:sz="4" w:space="0" w:color="auto"/>
              <w:right w:val="single" w:sz="4" w:space="0" w:color="auto"/>
            </w:tcBorders>
            <w:shd w:val="clear" w:color="auto" w:fill="auto"/>
            <w:noWrap/>
            <w:vAlign w:val="bottom"/>
            <w:hideMark/>
          </w:tcPr>
          <w:p w14:paraId="04EF1BAF" w14:textId="70C700E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6405BF58" w14:textId="294130A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75.8</w:t>
            </w:r>
          </w:p>
        </w:tc>
        <w:tc>
          <w:tcPr>
            <w:tcW w:w="0" w:type="auto"/>
            <w:tcBorders>
              <w:top w:val="nil"/>
              <w:left w:val="nil"/>
              <w:bottom w:val="single" w:sz="4" w:space="0" w:color="auto"/>
              <w:right w:val="single" w:sz="4" w:space="0" w:color="auto"/>
            </w:tcBorders>
            <w:shd w:val="clear" w:color="auto" w:fill="auto"/>
            <w:noWrap/>
            <w:vAlign w:val="bottom"/>
            <w:hideMark/>
          </w:tcPr>
          <w:p w14:paraId="4B8A8AB4" w14:textId="163B93A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74.1</w:t>
            </w:r>
          </w:p>
        </w:tc>
        <w:tc>
          <w:tcPr>
            <w:tcW w:w="0" w:type="auto"/>
            <w:tcBorders>
              <w:top w:val="nil"/>
              <w:left w:val="nil"/>
              <w:bottom w:val="single" w:sz="4" w:space="0" w:color="auto"/>
              <w:right w:val="single" w:sz="4" w:space="0" w:color="auto"/>
            </w:tcBorders>
            <w:shd w:val="clear" w:color="auto" w:fill="auto"/>
            <w:noWrap/>
            <w:vAlign w:val="bottom"/>
            <w:hideMark/>
          </w:tcPr>
          <w:p w14:paraId="1CF7FF46" w14:textId="3DB38D3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64.6</w:t>
            </w:r>
          </w:p>
        </w:tc>
      </w:tr>
      <w:tr w:rsidR="00B4760F" w:rsidRPr="00930B72" w14:paraId="47E816BE"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71148B" w14:textId="382CA86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0.4</w:t>
            </w:r>
          </w:p>
        </w:tc>
        <w:tc>
          <w:tcPr>
            <w:tcW w:w="0" w:type="auto"/>
            <w:tcBorders>
              <w:top w:val="nil"/>
              <w:left w:val="nil"/>
              <w:bottom w:val="single" w:sz="4" w:space="0" w:color="auto"/>
              <w:right w:val="single" w:sz="4" w:space="0" w:color="auto"/>
            </w:tcBorders>
            <w:shd w:val="clear" w:color="auto" w:fill="auto"/>
            <w:noWrap/>
            <w:vAlign w:val="bottom"/>
            <w:hideMark/>
          </w:tcPr>
          <w:p w14:paraId="3C2E1900" w14:textId="2E773E2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120.7</w:t>
            </w:r>
          </w:p>
        </w:tc>
        <w:tc>
          <w:tcPr>
            <w:tcW w:w="0" w:type="auto"/>
            <w:tcBorders>
              <w:top w:val="nil"/>
              <w:left w:val="nil"/>
              <w:bottom w:val="single" w:sz="4" w:space="0" w:color="auto"/>
              <w:right w:val="single" w:sz="4" w:space="0" w:color="auto"/>
            </w:tcBorders>
            <w:shd w:val="clear" w:color="auto" w:fill="auto"/>
            <w:noWrap/>
            <w:vAlign w:val="bottom"/>
            <w:hideMark/>
          </w:tcPr>
          <w:p w14:paraId="4F81DC42" w14:textId="17576EA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-29.7</w:t>
            </w:r>
          </w:p>
        </w:tc>
        <w:tc>
          <w:tcPr>
            <w:tcW w:w="0" w:type="auto"/>
            <w:tcBorders>
              <w:top w:val="nil"/>
              <w:left w:val="nil"/>
              <w:bottom w:val="single" w:sz="4" w:space="0" w:color="auto"/>
              <w:right w:val="single" w:sz="4" w:space="0" w:color="auto"/>
            </w:tcBorders>
            <w:shd w:val="clear" w:color="auto" w:fill="auto"/>
            <w:noWrap/>
            <w:vAlign w:val="bottom"/>
            <w:hideMark/>
          </w:tcPr>
          <w:p w14:paraId="43EB9FDA" w14:textId="684E635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22.9</w:t>
            </w:r>
          </w:p>
        </w:tc>
        <w:tc>
          <w:tcPr>
            <w:tcW w:w="0" w:type="auto"/>
            <w:tcBorders>
              <w:top w:val="nil"/>
              <w:left w:val="nil"/>
              <w:bottom w:val="single" w:sz="4" w:space="0" w:color="auto"/>
              <w:right w:val="single" w:sz="4" w:space="0" w:color="auto"/>
            </w:tcBorders>
            <w:shd w:val="clear" w:color="auto" w:fill="auto"/>
            <w:noWrap/>
            <w:vAlign w:val="bottom"/>
            <w:hideMark/>
          </w:tcPr>
          <w:p w14:paraId="416039CC" w14:textId="1354FDE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w:t>
            </w:r>
          </w:p>
        </w:tc>
        <w:tc>
          <w:tcPr>
            <w:tcW w:w="0" w:type="auto"/>
            <w:tcBorders>
              <w:top w:val="nil"/>
              <w:left w:val="nil"/>
              <w:bottom w:val="single" w:sz="4" w:space="0" w:color="auto"/>
              <w:right w:val="single" w:sz="4" w:space="0" w:color="auto"/>
            </w:tcBorders>
            <w:shd w:val="clear" w:color="auto" w:fill="auto"/>
            <w:noWrap/>
            <w:vAlign w:val="bottom"/>
            <w:hideMark/>
          </w:tcPr>
          <w:p w14:paraId="23962B84" w14:textId="1EBF36B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-8.2</w:t>
            </w:r>
          </w:p>
        </w:tc>
        <w:tc>
          <w:tcPr>
            <w:tcW w:w="0" w:type="auto"/>
            <w:tcBorders>
              <w:top w:val="nil"/>
              <w:left w:val="nil"/>
              <w:bottom w:val="single" w:sz="4" w:space="0" w:color="auto"/>
              <w:right w:val="single" w:sz="4" w:space="0" w:color="auto"/>
            </w:tcBorders>
            <w:shd w:val="clear" w:color="auto" w:fill="auto"/>
            <w:noWrap/>
            <w:vAlign w:val="bottom"/>
            <w:hideMark/>
          </w:tcPr>
          <w:p w14:paraId="531029B7" w14:textId="00E090EC"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-8.3</w:t>
            </w:r>
          </w:p>
        </w:tc>
        <w:tc>
          <w:tcPr>
            <w:tcW w:w="0" w:type="auto"/>
            <w:tcBorders>
              <w:top w:val="nil"/>
              <w:left w:val="nil"/>
              <w:bottom w:val="single" w:sz="4" w:space="0" w:color="auto"/>
              <w:right w:val="single" w:sz="4" w:space="0" w:color="auto"/>
            </w:tcBorders>
            <w:shd w:val="clear" w:color="auto" w:fill="auto"/>
            <w:noWrap/>
            <w:vAlign w:val="bottom"/>
            <w:hideMark/>
          </w:tcPr>
          <w:p w14:paraId="2E1D2540" w14:textId="05EC263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118.4</w:t>
            </w:r>
          </w:p>
        </w:tc>
        <w:tc>
          <w:tcPr>
            <w:tcW w:w="0" w:type="auto"/>
            <w:tcBorders>
              <w:top w:val="nil"/>
              <w:left w:val="nil"/>
              <w:bottom w:val="single" w:sz="4" w:space="0" w:color="auto"/>
              <w:right w:val="single" w:sz="4" w:space="0" w:color="auto"/>
            </w:tcBorders>
            <w:shd w:val="clear" w:color="auto" w:fill="auto"/>
            <w:noWrap/>
            <w:vAlign w:val="bottom"/>
            <w:hideMark/>
          </w:tcPr>
          <w:p w14:paraId="2F2AE4F0" w14:textId="076DBBC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197.0</w:t>
            </w:r>
          </w:p>
        </w:tc>
        <w:tc>
          <w:tcPr>
            <w:tcW w:w="0" w:type="auto"/>
            <w:tcBorders>
              <w:top w:val="nil"/>
              <w:left w:val="nil"/>
              <w:bottom w:val="single" w:sz="4" w:space="0" w:color="auto"/>
              <w:right w:val="single" w:sz="4" w:space="0" w:color="auto"/>
            </w:tcBorders>
            <w:shd w:val="clear" w:color="auto" w:fill="auto"/>
            <w:noWrap/>
            <w:vAlign w:val="bottom"/>
            <w:hideMark/>
          </w:tcPr>
          <w:p w14:paraId="1B9D991E" w14:textId="3712FD2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0807C3C8" w14:textId="1AE9F58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74.6</w:t>
            </w:r>
          </w:p>
        </w:tc>
        <w:tc>
          <w:tcPr>
            <w:tcW w:w="0" w:type="auto"/>
            <w:tcBorders>
              <w:top w:val="nil"/>
              <w:left w:val="nil"/>
              <w:bottom w:val="single" w:sz="4" w:space="0" w:color="auto"/>
              <w:right w:val="single" w:sz="4" w:space="0" w:color="auto"/>
            </w:tcBorders>
            <w:shd w:val="clear" w:color="auto" w:fill="auto"/>
            <w:noWrap/>
            <w:vAlign w:val="bottom"/>
            <w:hideMark/>
          </w:tcPr>
          <w:p w14:paraId="2CEE85C2" w14:textId="72BDAB9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74.4</w:t>
            </w:r>
          </w:p>
        </w:tc>
        <w:tc>
          <w:tcPr>
            <w:tcW w:w="0" w:type="auto"/>
            <w:tcBorders>
              <w:top w:val="nil"/>
              <w:left w:val="nil"/>
              <w:bottom w:val="single" w:sz="4" w:space="0" w:color="auto"/>
              <w:right w:val="single" w:sz="4" w:space="0" w:color="auto"/>
            </w:tcBorders>
            <w:shd w:val="clear" w:color="auto" w:fill="auto"/>
            <w:noWrap/>
            <w:vAlign w:val="bottom"/>
            <w:hideMark/>
          </w:tcPr>
          <w:p w14:paraId="558E1C7F" w14:textId="729B2201"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68.7</w:t>
            </w:r>
          </w:p>
        </w:tc>
      </w:tr>
      <w:tr w:rsidR="00B4760F" w:rsidRPr="00930B72" w14:paraId="06F35148"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BD525D" w14:textId="453E435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0.6</w:t>
            </w:r>
          </w:p>
        </w:tc>
        <w:tc>
          <w:tcPr>
            <w:tcW w:w="0" w:type="auto"/>
            <w:tcBorders>
              <w:top w:val="nil"/>
              <w:left w:val="nil"/>
              <w:bottom w:val="single" w:sz="4" w:space="0" w:color="auto"/>
              <w:right w:val="single" w:sz="4" w:space="0" w:color="auto"/>
            </w:tcBorders>
            <w:shd w:val="clear" w:color="auto" w:fill="auto"/>
            <w:noWrap/>
            <w:vAlign w:val="bottom"/>
            <w:hideMark/>
          </w:tcPr>
          <w:p w14:paraId="530D7D5F" w14:textId="498C5E84"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180.4</w:t>
            </w:r>
          </w:p>
        </w:tc>
        <w:tc>
          <w:tcPr>
            <w:tcW w:w="0" w:type="auto"/>
            <w:tcBorders>
              <w:top w:val="nil"/>
              <w:left w:val="nil"/>
              <w:bottom w:val="single" w:sz="4" w:space="0" w:color="auto"/>
              <w:right w:val="single" w:sz="4" w:space="0" w:color="auto"/>
            </w:tcBorders>
            <w:shd w:val="clear" w:color="auto" w:fill="auto"/>
            <w:noWrap/>
            <w:vAlign w:val="bottom"/>
            <w:hideMark/>
          </w:tcPr>
          <w:p w14:paraId="478F7935" w14:textId="51C6A58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-44.3</w:t>
            </w:r>
          </w:p>
        </w:tc>
        <w:tc>
          <w:tcPr>
            <w:tcW w:w="0" w:type="auto"/>
            <w:tcBorders>
              <w:top w:val="nil"/>
              <w:left w:val="nil"/>
              <w:bottom w:val="single" w:sz="4" w:space="0" w:color="auto"/>
              <w:right w:val="single" w:sz="4" w:space="0" w:color="auto"/>
            </w:tcBorders>
            <w:shd w:val="clear" w:color="auto" w:fill="auto"/>
            <w:noWrap/>
            <w:vAlign w:val="bottom"/>
            <w:hideMark/>
          </w:tcPr>
          <w:p w14:paraId="6629BBF8" w14:textId="561ECA5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22.2</w:t>
            </w:r>
          </w:p>
        </w:tc>
        <w:tc>
          <w:tcPr>
            <w:tcW w:w="0" w:type="auto"/>
            <w:tcBorders>
              <w:top w:val="nil"/>
              <w:left w:val="nil"/>
              <w:bottom w:val="single" w:sz="4" w:space="0" w:color="auto"/>
              <w:right w:val="single" w:sz="4" w:space="0" w:color="auto"/>
            </w:tcBorders>
            <w:shd w:val="clear" w:color="auto" w:fill="auto"/>
            <w:noWrap/>
            <w:vAlign w:val="bottom"/>
            <w:hideMark/>
          </w:tcPr>
          <w:p w14:paraId="6A1D1180" w14:textId="5FE9BA0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-9.8</w:t>
            </w:r>
          </w:p>
        </w:tc>
        <w:tc>
          <w:tcPr>
            <w:tcW w:w="0" w:type="auto"/>
            <w:tcBorders>
              <w:top w:val="nil"/>
              <w:left w:val="nil"/>
              <w:bottom w:val="single" w:sz="4" w:space="0" w:color="auto"/>
              <w:right w:val="single" w:sz="4" w:space="0" w:color="auto"/>
            </w:tcBorders>
            <w:shd w:val="clear" w:color="auto" w:fill="auto"/>
            <w:noWrap/>
            <w:vAlign w:val="bottom"/>
            <w:hideMark/>
          </w:tcPr>
          <w:p w14:paraId="783557BA" w14:textId="07DAC7E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-10.5</w:t>
            </w:r>
          </w:p>
        </w:tc>
        <w:tc>
          <w:tcPr>
            <w:tcW w:w="0" w:type="auto"/>
            <w:tcBorders>
              <w:top w:val="nil"/>
              <w:left w:val="nil"/>
              <w:bottom w:val="single" w:sz="4" w:space="0" w:color="auto"/>
              <w:right w:val="single" w:sz="4" w:space="0" w:color="auto"/>
            </w:tcBorders>
            <w:shd w:val="clear" w:color="auto" w:fill="auto"/>
            <w:noWrap/>
            <w:vAlign w:val="bottom"/>
            <w:hideMark/>
          </w:tcPr>
          <w:p w14:paraId="317380EB" w14:textId="264F0B0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-10.6</w:t>
            </w:r>
          </w:p>
        </w:tc>
        <w:tc>
          <w:tcPr>
            <w:tcW w:w="0" w:type="auto"/>
            <w:tcBorders>
              <w:top w:val="nil"/>
              <w:left w:val="nil"/>
              <w:bottom w:val="single" w:sz="4" w:space="0" w:color="auto"/>
              <w:right w:val="single" w:sz="4" w:space="0" w:color="auto"/>
            </w:tcBorders>
            <w:shd w:val="clear" w:color="auto" w:fill="auto"/>
            <w:noWrap/>
            <w:vAlign w:val="bottom"/>
            <w:hideMark/>
          </w:tcPr>
          <w:p w14:paraId="37258513" w14:textId="373DCEA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178.6</w:t>
            </w:r>
          </w:p>
        </w:tc>
        <w:tc>
          <w:tcPr>
            <w:tcW w:w="0" w:type="auto"/>
            <w:tcBorders>
              <w:top w:val="nil"/>
              <w:left w:val="nil"/>
              <w:bottom w:val="single" w:sz="4" w:space="0" w:color="auto"/>
              <w:right w:val="single" w:sz="4" w:space="0" w:color="auto"/>
            </w:tcBorders>
            <w:shd w:val="clear" w:color="auto" w:fill="auto"/>
            <w:noWrap/>
            <w:vAlign w:val="bottom"/>
            <w:hideMark/>
          </w:tcPr>
          <w:p w14:paraId="356EEB3E" w14:textId="54D1AB6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185.6</w:t>
            </w:r>
          </w:p>
        </w:tc>
        <w:tc>
          <w:tcPr>
            <w:tcW w:w="0" w:type="auto"/>
            <w:tcBorders>
              <w:top w:val="nil"/>
              <w:left w:val="nil"/>
              <w:bottom w:val="single" w:sz="4" w:space="0" w:color="auto"/>
              <w:right w:val="single" w:sz="4" w:space="0" w:color="auto"/>
            </w:tcBorders>
            <w:shd w:val="clear" w:color="auto" w:fill="auto"/>
            <w:noWrap/>
            <w:vAlign w:val="bottom"/>
            <w:hideMark/>
          </w:tcPr>
          <w:p w14:paraId="7B436BFB" w14:textId="03BA4412"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649280CE" w14:textId="66EF151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72.5</w:t>
            </w:r>
          </w:p>
        </w:tc>
        <w:tc>
          <w:tcPr>
            <w:tcW w:w="0" w:type="auto"/>
            <w:tcBorders>
              <w:top w:val="nil"/>
              <w:left w:val="nil"/>
              <w:bottom w:val="single" w:sz="4" w:space="0" w:color="auto"/>
              <w:right w:val="single" w:sz="4" w:space="0" w:color="auto"/>
            </w:tcBorders>
            <w:shd w:val="clear" w:color="auto" w:fill="auto"/>
            <w:noWrap/>
            <w:vAlign w:val="bottom"/>
            <w:hideMark/>
          </w:tcPr>
          <w:p w14:paraId="63644C28" w14:textId="73624A3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72.4</w:t>
            </w:r>
          </w:p>
        </w:tc>
        <w:tc>
          <w:tcPr>
            <w:tcW w:w="0" w:type="auto"/>
            <w:tcBorders>
              <w:top w:val="nil"/>
              <w:left w:val="nil"/>
              <w:bottom w:val="single" w:sz="4" w:space="0" w:color="auto"/>
              <w:right w:val="single" w:sz="4" w:space="0" w:color="auto"/>
            </w:tcBorders>
            <w:shd w:val="clear" w:color="auto" w:fill="auto"/>
            <w:noWrap/>
            <w:vAlign w:val="bottom"/>
            <w:hideMark/>
          </w:tcPr>
          <w:p w14:paraId="19CA74E6" w14:textId="257AEEB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66.7</w:t>
            </w:r>
          </w:p>
        </w:tc>
      </w:tr>
      <w:tr w:rsidR="00B4760F" w:rsidRPr="00930B72" w14:paraId="134BA072"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81F3B3" w14:textId="40DE774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lastRenderedPageBreak/>
              <w:t>0.9</w:t>
            </w:r>
          </w:p>
        </w:tc>
        <w:tc>
          <w:tcPr>
            <w:tcW w:w="0" w:type="auto"/>
            <w:tcBorders>
              <w:top w:val="nil"/>
              <w:left w:val="nil"/>
              <w:bottom w:val="single" w:sz="4" w:space="0" w:color="auto"/>
              <w:right w:val="single" w:sz="4" w:space="0" w:color="auto"/>
            </w:tcBorders>
            <w:shd w:val="clear" w:color="auto" w:fill="auto"/>
            <w:noWrap/>
            <w:vAlign w:val="bottom"/>
            <w:hideMark/>
          </w:tcPr>
          <w:p w14:paraId="776EEADF" w14:textId="4EFF2B2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262.8</w:t>
            </w:r>
          </w:p>
        </w:tc>
        <w:tc>
          <w:tcPr>
            <w:tcW w:w="0" w:type="auto"/>
            <w:tcBorders>
              <w:top w:val="nil"/>
              <w:left w:val="nil"/>
              <w:bottom w:val="single" w:sz="4" w:space="0" w:color="auto"/>
              <w:right w:val="single" w:sz="4" w:space="0" w:color="auto"/>
            </w:tcBorders>
            <w:shd w:val="clear" w:color="auto" w:fill="auto"/>
            <w:noWrap/>
            <w:vAlign w:val="bottom"/>
            <w:hideMark/>
          </w:tcPr>
          <w:p w14:paraId="75356CD6" w14:textId="3C183DC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-69.8</w:t>
            </w:r>
          </w:p>
        </w:tc>
        <w:tc>
          <w:tcPr>
            <w:tcW w:w="0" w:type="auto"/>
            <w:tcBorders>
              <w:top w:val="nil"/>
              <w:left w:val="nil"/>
              <w:bottom w:val="single" w:sz="4" w:space="0" w:color="auto"/>
              <w:right w:val="single" w:sz="4" w:space="0" w:color="auto"/>
            </w:tcBorders>
            <w:shd w:val="clear" w:color="auto" w:fill="auto"/>
            <w:noWrap/>
            <w:vAlign w:val="bottom"/>
            <w:hideMark/>
          </w:tcPr>
          <w:p w14:paraId="1D9D4974" w14:textId="0BBD5A4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17.8</w:t>
            </w:r>
          </w:p>
        </w:tc>
        <w:tc>
          <w:tcPr>
            <w:tcW w:w="0" w:type="auto"/>
            <w:tcBorders>
              <w:top w:val="nil"/>
              <w:left w:val="nil"/>
              <w:bottom w:val="single" w:sz="4" w:space="0" w:color="auto"/>
              <w:right w:val="single" w:sz="4" w:space="0" w:color="auto"/>
            </w:tcBorders>
            <w:shd w:val="clear" w:color="auto" w:fill="auto"/>
            <w:noWrap/>
            <w:vAlign w:val="bottom"/>
            <w:hideMark/>
          </w:tcPr>
          <w:p w14:paraId="3617966C" w14:textId="38483BB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-13.2</w:t>
            </w:r>
          </w:p>
        </w:tc>
        <w:tc>
          <w:tcPr>
            <w:tcW w:w="0" w:type="auto"/>
            <w:tcBorders>
              <w:top w:val="nil"/>
              <w:left w:val="nil"/>
              <w:bottom w:val="single" w:sz="4" w:space="0" w:color="auto"/>
              <w:right w:val="single" w:sz="4" w:space="0" w:color="auto"/>
            </w:tcBorders>
            <w:shd w:val="clear" w:color="auto" w:fill="auto"/>
            <w:noWrap/>
            <w:vAlign w:val="bottom"/>
            <w:hideMark/>
          </w:tcPr>
          <w:p w14:paraId="41F27850" w14:textId="04EC7A2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-13.7</w:t>
            </w:r>
          </w:p>
        </w:tc>
        <w:tc>
          <w:tcPr>
            <w:tcW w:w="0" w:type="auto"/>
            <w:tcBorders>
              <w:top w:val="nil"/>
              <w:left w:val="nil"/>
              <w:bottom w:val="single" w:sz="4" w:space="0" w:color="auto"/>
              <w:right w:val="single" w:sz="4" w:space="0" w:color="auto"/>
            </w:tcBorders>
            <w:shd w:val="clear" w:color="auto" w:fill="auto"/>
            <w:noWrap/>
            <w:vAlign w:val="bottom"/>
            <w:hideMark/>
          </w:tcPr>
          <w:p w14:paraId="0DFE6F0E" w14:textId="4FBFF04E"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-13.9</w:t>
            </w:r>
          </w:p>
        </w:tc>
        <w:tc>
          <w:tcPr>
            <w:tcW w:w="0" w:type="auto"/>
            <w:tcBorders>
              <w:top w:val="nil"/>
              <w:left w:val="nil"/>
              <w:bottom w:val="single" w:sz="4" w:space="0" w:color="auto"/>
              <w:right w:val="single" w:sz="4" w:space="0" w:color="auto"/>
            </w:tcBorders>
            <w:shd w:val="clear" w:color="auto" w:fill="auto"/>
            <w:noWrap/>
            <w:vAlign w:val="bottom"/>
            <w:hideMark/>
          </w:tcPr>
          <w:p w14:paraId="74F72554" w14:textId="7899AAC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262.0</w:t>
            </w:r>
          </w:p>
        </w:tc>
        <w:tc>
          <w:tcPr>
            <w:tcW w:w="0" w:type="auto"/>
            <w:tcBorders>
              <w:top w:val="nil"/>
              <w:left w:val="nil"/>
              <w:bottom w:val="single" w:sz="4" w:space="0" w:color="auto"/>
              <w:right w:val="single" w:sz="4" w:space="0" w:color="auto"/>
            </w:tcBorders>
            <w:shd w:val="clear" w:color="auto" w:fill="auto"/>
            <w:noWrap/>
            <w:vAlign w:val="bottom"/>
            <w:hideMark/>
          </w:tcPr>
          <w:p w14:paraId="485FFF07" w14:textId="7DAFB8C3"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157.2</w:t>
            </w:r>
          </w:p>
        </w:tc>
        <w:tc>
          <w:tcPr>
            <w:tcW w:w="0" w:type="auto"/>
            <w:tcBorders>
              <w:top w:val="nil"/>
              <w:left w:val="nil"/>
              <w:bottom w:val="single" w:sz="4" w:space="0" w:color="auto"/>
              <w:right w:val="single" w:sz="4" w:space="0" w:color="auto"/>
            </w:tcBorders>
            <w:shd w:val="clear" w:color="auto" w:fill="auto"/>
            <w:noWrap/>
            <w:vAlign w:val="bottom"/>
            <w:hideMark/>
          </w:tcPr>
          <w:p w14:paraId="25C77E98" w14:textId="6FFE00E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715058E5" w14:textId="11C43ED9"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68.2</w:t>
            </w:r>
          </w:p>
        </w:tc>
        <w:tc>
          <w:tcPr>
            <w:tcW w:w="0" w:type="auto"/>
            <w:tcBorders>
              <w:top w:val="nil"/>
              <w:left w:val="nil"/>
              <w:bottom w:val="single" w:sz="4" w:space="0" w:color="auto"/>
              <w:right w:val="single" w:sz="4" w:space="0" w:color="auto"/>
            </w:tcBorders>
            <w:shd w:val="clear" w:color="auto" w:fill="auto"/>
            <w:noWrap/>
            <w:vAlign w:val="bottom"/>
            <w:hideMark/>
          </w:tcPr>
          <w:p w14:paraId="326F3491" w14:textId="499F182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67.1</w:t>
            </w:r>
          </w:p>
        </w:tc>
        <w:tc>
          <w:tcPr>
            <w:tcW w:w="0" w:type="auto"/>
            <w:tcBorders>
              <w:top w:val="nil"/>
              <w:left w:val="nil"/>
              <w:bottom w:val="single" w:sz="4" w:space="0" w:color="auto"/>
              <w:right w:val="single" w:sz="4" w:space="0" w:color="auto"/>
            </w:tcBorders>
            <w:shd w:val="clear" w:color="auto" w:fill="auto"/>
            <w:noWrap/>
            <w:vAlign w:val="bottom"/>
            <w:hideMark/>
          </w:tcPr>
          <w:p w14:paraId="6F405D63" w14:textId="3C988E0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58.7</w:t>
            </w:r>
          </w:p>
        </w:tc>
      </w:tr>
      <w:tr w:rsidR="00B4760F" w:rsidRPr="00930B72" w14:paraId="5E5AEA0E" w14:textId="77777777" w:rsidTr="00930B72">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756E418" w14:textId="19841C0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w:t>
            </w:r>
          </w:p>
        </w:tc>
        <w:tc>
          <w:tcPr>
            <w:tcW w:w="0" w:type="auto"/>
            <w:tcBorders>
              <w:top w:val="nil"/>
              <w:left w:val="nil"/>
              <w:bottom w:val="single" w:sz="4" w:space="0" w:color="auto"/>
              <w:right w:val="single" w:sz="4" w:space="0" w:color="auto"/>
            </w:tcBorders>
            <w:shd w:val="clear" w:color="auto" w:fill="auto"/>
            <w:noWrap/>
            <w:vAlign w:val="bottom"/>
            <w:hideMark/>
          </w:tcPr>
          <w:p w14:paraId="3B794CC7" w14:textId="14C959A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297.7</w:t>
            </w:r>
          </w:p>
        </w:tc>
        <w:tc>
          <w:tcPr>
            <w:tcW w:w="0" w:type="auto"/>
            <w:tcBorders>
              <w:top w:val="nil"/>
              <w:left w:val="nil"/>
              <w:bottom w:val="single" w:sz="4" w:space="0" w:color="auto"/>
              <w:right w:val="single" w:sz="4" w:space="0" w:color="auto"/>
            </w:tcBorders>
            <w:shd w:val="clear" w:color="auto" w:fill="auto"/>
            <w:noWrap/>
            <w:vAlign w:val="bottom"/>
            <w:hideMark/>
          </w:tcPr>
          <w:p w14:paraId="378342E3" w14:textId="024B8B06"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-82.8</w:t>
            </w:r>
          </w:p>
        </w:tc>
        <w:tc>
          <w:tcPr>
            <w:tcW w:w="0" w:type="auto"/>
            <w:tcBorders>
              <w:top w:val="nil"/>
              <w:left w:val="nil"/>
              <w:bottom w:val="single" w:sz="4" w:space="0" w:color="auto"/>
              <w:right w:val="single" w:sz="4" w:space="0" w:color="auto"/>
            </w:tcBorders>
            <w:shd w:val="clear" w:color="auto" w:fill="auto"/>
            <w:noWrap/>
            <w:vAlign w:val="bottom"/>
            <w:hideMark/>
          </w:tcPr>
          <w:p w14:paraId="41A9DB14" w14:textId="3D53E457"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27.1</w:t>
            </w:r>
          </w:p>
        </w:tc>
        <w:tc>
          <w:tcPr>
            <w:tcW w:w="0" w:type="auto"/>
            <w:tcBorders>
              <w:top w:val="nil"/>
              <w:left w:val="nil"/>
              <w:bottom w:val="single" w:sz="4" w:space="0" w:color="auto"/>
              <w:right w:val="single" w:sz="4" w:space="0" w:color="auto"/>
            </w:tcBorders>
            <w:shd w:val="clear" w:color="auto" w:fill="auto"/>
            <w:noWrap/>
            <w:vAlign w:val="bottom"/>
            <w:hideMark/>
          </w:tcPr>
          <w:p w14:paraId="2C465539" w14:textId="7F54EBF8"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-14.6</w:t>
            </w:r>
          </w:p>
        </w:tc>
        <w:tc>
          <w:tcPr>
            <w:tcW w:w="0" w:type="auto"/>
            <w:tcBorders>
              <w:top w:val="nil"/>
              <w:left w:val="nil"/>
              <w:bottom w:val="single" w:sz="4" w:space="0" w:color="auto"/>
              <w:right w:val="single" w:sz="4" w:space="0" w:color="auto"/>
            </w:tcBorders>
            <w:shd w:val="clear" w:color="auto" w:fill="auto"/>
            <w:noWrap/>
            <w:vAlign w:val="bottom"/>
            <w:hideMark/>
          </w:tcPr>
          <w:p w14:paraId="21404613" w14:textId="6C88737F"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-15.1</w:t>
            </w:r>
          </w:p>
        </w:tc>
        <w:tc>
          <w:tcPr>
            <w:tcW w:w="0" w:type="auto"/>
            <w:tcBorders>
              <w:top w:val="nil"/>
              <w:left w:val="nil"/>
              <w:bottom w:val="single" w:sz="4" w:space="0" w:color="auto"/>
              <w:right w:val="single" w:sz="4" w:space="0" w:color="auto"/>
            </w:tcBorders>
            <w:shd w:val="clear" w:color="auto" w:fill="auto"/>
            <w:noWrap/>
            <w:vAlign w:val="bottom"/>
            <w:hideMark/>
          </w:tcPr>
          <w:p w14:paraId="39CCFCA0" w14:textId="779A127D"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-15.4</w:t>
            </w:r>
          </w:p>
        </w:tc>
        <w:tc>
          <w:tcPr>
            <w:tcW w:w="0" w:type="auto"/>
            <w:tcBorders>
              <w:top w:val="nil"/>
              <w:left w:val="nil"/>
              <w:bottom w:val="single" w:sz="4" w:space="0" w:color="auto"/>
              <w:right w:val="single" w:sz="4" w:space="0" w:color="auto"/>
            </w:tcBorders>
            <w:shd w:val="clear" w:color="auto" w:fill="auto"/>
            <w:noWrap/>
            <w:vAlign w:val="bottom"/>
            <w:hideMark/>
          </w:tcPr>
          <w:p w14:paraId="08046909" w14:textId="3E6DA3D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298.1</w:t>
            </w:r>
          </w:p>
        </w:tc>
        <w:tc>
          <w:tcPr>
            <w:tcW w:w="0" w:type="auto"/>
            <w:tcBorders>
              <w:top w:val="nil"/>
              <w:left w:val="nil"/>
              <w:bottom w:val="single" w:sz="4" w:space="0" w:color="auto"/>
              <w:right w:val="single" w:sz="4" w:space="0" w:color="auto"/>
            </w:tcBorders>
            <w:shd w:val="clear" w:color="auto" w:fill="auto"/>
            <w:noWrap/>
            <w:vAlign w:val="bottom"/>
            <w:hideMark/>
          </w:tcPr>
          <w:p w14:paraId="2C3E28C1" w14:textId="4E70FA90"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99.5</w:t>
            </w:r>
          </w:p>
        </w:tc>
        <w:tc>
          <w:tcPr>
            <w:tcW w:w="0" w:type="auto"/>
            <w:tcBorders>
              <w:top w:val="nil"/>
              <w:left w:val="nil"/>
              <w:bottom w:val="single" w:sz="4" w:space="0" w:color="auto"/>
              <w:right w:val="single" w:sz="4" w:space="0" w:color="auto"/>
            </w:tcBorders>
            <w:shd w:val="clear" w:color="auto" w:fill="auto"/>
            <w:noWrap/>
            <w:vAlign w:val="bottom"/>
            <w:hideMark/>
          </w:tcPr>
          <w:p w14:paraId="67AE4D93" w14:textId="18292A1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100.0</w:t>
            </w:r>
          </w:p>
        </w:tc>
        <w:tc>
          <w:tcPr>
            <w:tcW w:w="0" w:type="auto"/>
            <w:tcBorders>
              <w:top w:val="nil"/>
              <w:left w:val="nil"/>
              <w:bottom w:val="single" w:sz="4" w:space="0" w:color="auto"/>
              <w:right w:val="single" w:sz="4" w:space="0" w:color="auto"/>
            </w:tcBorders>
            <w:shd w:val="clear" w:color="auto" w:fill="auto"/>
            <w:noWrap/>
            <w:vAlign w:val="bottom"/>
            <w:hideMark/>
          </w:tcPr>
          <w:p w14:paraId="24E2FBF6" w14:textId="1A4653F5"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47.8</w:t>
            </w:r>
          </w:p>
        </w:tc>
        <w:tc>
          <w:tcPr>
            <w:tcW w:w="0" w:type="auto"/>
            <w:tcBorders>
              <w:top w:val="nil"/>
              <w:left w:val="nil"/>
              <w:bottom w:val="single" w:sz="4" w:space="0" w:color="auto"/>
              <w:right w:val="single" w:sz="4" w:space="0" w:color="auto"/>
            </w:tcBorders>
            <w:shd w:val="clear" w:color="auto" w:fill="auto"/>
            <w:noWrap/>
            <w:vAlign w:val="bottom"/>
            <w:hideMark/>
          </w:tcPr>
          <w:p w14:paraId="32E8D400" w14:textId="5004370A"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46.7</w:t>
            </w:r>
          </w:p>
        </w:tc>
        <w:tc>
          <w:tcPr>
            <w:tcW w:w="0" w:type="auto"/>
            <w:tcBorders>
              <w:top w:val="nil"/>
              <w:left w:val="nil"/>
              <w:bottom w:val="single" w:sz="4" w:space="0" w:color="auto"/>
              <w:right w:val="single" w:sz="4" w:space="0" w:color="auto"/>
            </w:tcBorders>
            <w:shd w:val="clear" w:color="auto" w:fill="auto"/>
            <w:noWrap/>
            <w:vAlign w:val="bottom"/>
            <w:hideMark/>
          </w:tcPr>
          <w:p w14:paraId="2919D05B" w14:textId="08B7C02B" w:rsidR="00B4760F" w:rsidRPr="00930B72" w:rsidRDefault="00B4760F" w:rsidP="00B4760F">
            <w:pPr>
              <w:jc w:val="center"/>
              <w:rPr>
                <w:rFonts w:ascii="Calibri" w:hAnsi="Calibri" w:cs="Calibri"/>
                <w:color w:val="000000"/>
                <w:sz w:val="22"/>
                <w:szCs w:val="22"/>
                <w:lang w:val="en-US"/>
              </w:rPr>
            </w:pPr>
            <w:r>
              <w:rPr>
                <w:rFonts w:ascii="Calibri" w:hAnsi="Calibri" w:cs="Calibri"/>
                <w:color w:val="000000"/>
                <w:sz w:val="22"/>
                <w:szCs w:val="22"/>
              </w:rPr>
              <w:t>40.1</w:t>
            </w:r>
          </w:p>
        </w:tc>
      </w:tr>
    </w:tbl>
    <w:p w14:paraId="65404145" w14:textId="2D27D977" w:rsidR="00855963" w:rsidRPr="00855963" w:rsidRDefault="00855963" w:rsidP="00855963"/>
    <w:p w14:paraId="6CCE7CCD" w14:textId="77777777" w:rsidR="00855963" w:rsidRPr="00855963" w:rsidRDefault="00855963" w:rsidP="00855963"/>
    <w:p w14:paraId="15B28FFF" w14:textId="77777777" w:rsidR="00855963" w:rsidRDefault="00855963" w:rsidP="00FB1BD9">
      <w:pPr>
        <w:sectPr w:rsidR="00855963" w:rsidSect="00D257FE">
          <w:pgSz w:w="15840" w:h="12240" w:orient="landscape" w:code="1"/>
          <w:pgMar w:top="1440" w:right="1440" w:bottom="1440" w:left="1440" w:header="720" w:footer="484" w:gutter="0"/>
          <w:cols w:space="720"/>
          <w:docGrid w:linePitch="360"/>
        </w:sectPr>
      </w:pPr>
    </w:p>
    <w:p w14:paraId="17474139" w14:textId="3EB1CEFB" w:rsidR="002E3E0C" w:rsidRDefault="002E3E0C" w:rsidP="002E3E0C">
      <w:pPr>
        <w:pStyle w:val="Heading1"/>
      </w:pPr>
      <w:bookmarkStart w:id="330" w:name="_Ref531288611"/>
      <w:bookmarkStart w:id="331" w:name="_Toc12362475"/>
      <w:r>
        <w:lastRenderedPageBreak/>
        <w:t xml:space="preserve">Capacitor </w:t>
      </w:r>
      <w:r w:rsidR="00CD1251">
        <w:t>B</w:t>
      </w:r>
      <w:r>
        <w:t xml:space="preserve">ank </w:t>
      </w:r>
      <w:r w:rsidR="00CD1251">
        <w:t>A</w:t>
      </w:r>
      <w:r>
        <w:t>rrangement</w:t>
      </w:r>
      <w:bookmarkEnd w:id="330"/>
      <w:bookmarkEnd w:id="331"/>
    </w:p>
    <w:commentRangeStart w:id="332"/>
    <w:p w14:paraId="43521ADD" w14:textId="13A69190" w:rsidR="00CD1251" w:rsidRDefault="00CD1251" w:rsidP="00CD1251">
      <w:pPr>
        <w:pStyle w:val="ParagraphBody"/>
      </w:pPr>
      <w:r>
        <w:fldChar w:fldCharType="begin"/>
      </w:r>
      <w:r>
        <w:instrText xml:space="preserve"> REF _Ref525727801 \h  \* MERGEFORMAT </w:instrText>
      </w:r>
      <w:r>
        <w:fldChar w:fldCharType="separate"/>
      </w:r>
      <w:r w:rsidR="004C4C74" w:rsidDel="00DF0C94">
        <w:t xml:space="preserve">Table </w:t>
      </w:r>
      <w:r w:rsidR="004C4C74">
        <w:rPr>
          <w:noProof/>
        </w:rPr>
        <w:t>2</w:t>
      </w:r>
      <w:r>
        <w:fldChar w:fldCharType="end"/>
      </w:r>
      <w:r>
        <w:t xml:space="preserve"> </w:t>
      </w:r>
      <w:commentRangeEnd w:id="332"/>
      <w:r w:rsidR="005F1805">
        <w:rPr>
          <w:rStyle w:val="CommentReference"/>
          <w:rFonts w:ascii="Times New Roman" w:eastAsia="Times New Roman" w:hAnsi="Times New Roman" w:cs="Times New Roman"/>
          <w:lang w:val="en-CA"/>
        </w:rPr>
        <w:commentReference w:id="332"/>
      </w:r>
      <w:r>
        <w:t xml:space="preserve">provides the total </w:t>
      </w:r>
      <w:r w:rsidR="00235721">
        <w:t>cap</w:t>
      </w:r>
      <w:r>
        <w:t xml:space="preserve"> bank</w:t>
      </w:r>
      <w:r w:rsidR="001F575B">
        <w:t xml:space="preserve"> </w:t>
      </w:r>
      <w:r w:rsidR="005B3B5D">
        <w:t xml:space="preserve">reactive power </w:t>
      </w:r>
      <w:r>
        <w:t xml:space="preserve">needed per </w:t>
      </w:r>
      <w:r w:rsidR="005B3B5D">
        <w:t xml:space="preserve">real power </w:t>
      </w:r>
      <w:r>
        <w:t xml:space="preserve">bus to comply with the 0.95 PF requirement at the POI. </w:t>
      </w:r>
      <w:r w:rsidR="00F66051">
        <w:t xml:space="preserve">The </w:t>
      </w:r>
      <w:r w:rsidR="00235721">
        <w:t>cap</w:t>
      </w:r>
      <w:r w:rsidR="00F66051">
        <w:t xml:space="preserve"> bank steps per MV bus depend on the flicker requirement</w:t>
      </w:r>
      <w:ins w:id="333" w:author="Michael Ebert" w:date="2019-06-27T12:20:00Z">
        <w:r w:rsidR="00CC7778">
          <w:t>,</w:t>
        </w:r>
      </w:ins>
      <w:r w:rsidR="00F66051">
        <w:t xml:space="preserve"> which is 3% at the POI. Per the </w:t>
      </w:r>
      <w:r w:rsidR="00F66051" w:rsidRPr="00F66051">
        <w:t>IEEE std</w:t>
      </w:r>
      <w:r w:rsidR="008B07C9">
        <w:t>.</w:t>
      </w:r>
      <w:r w:rsidR="00F66051" w:rsidRPr="00F66051">
        <w:t xml:space="preserve"> 1036-2010</w:t>
      </w:r>
      <w:r w:rsidR="00F66051">
        <w:t xml:space="preserve">, the voltage </w:t>
      </w:r>
      <w:proofErr w:type="gramStart"/>
      <w:r w:rsidR="00F66051">
        <w:t>change</w:t>
      </w:r>
      <w:proofErr w:type="gramEnd"/>
      <w:r w:rsidR="00F66051">
        <w:t xml:space="preserve"> in percentage at the POI </w:t>
      </w:r>
      <w:r w:rsidR="00921077">
        <w:t xml:space="preserve">due to </w:t>
      </w:r>
      <w:r w:rsidR="00901868">
        <w:t>CAP</w:t>
      </w:r>
      <w:r w:rsidR="00921077">
        <w:t xml:space="preserve"> switching </w:t>
      </w:r>
      <w:r w:rsidR="00F66051">
        <w:t>is given by the following equation:</w:t>
      </w:r>
    </w:p>
    <w:p w14:paraId="7B85E50C" w14:textId="121206E6" w:rsidR="00F66051" w:rsidRPr="00F66051" w:rsidRDefault="00F66051" w:rsidP="00F66051">
      <w:pPr>
        <w:rPr>
          <w:sz w:val="28"/>
          <w:szCs w:val="28"/>
          <w:lang w:val="en-US"/>
        </w:rPr>
      </w:pPr>
      <m:oMathPara>
        <m:oMath>
          <m:r>
            <w:rPr>
              <w:rFonts w:ascii="Cambria Math" w:hAnsi="Cambria Math"/>
              <w:sz w:val="28"/>
              <w:szCs w:val="28"/>
              <w:lang w:val="en-US"/>
            </w:rPr>
            <m:t>∆V=</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capacitor</m:t>
                  </m:r>
                </m:sub>
              </m:sSub>
            </m:num>
            <m:den>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sc</m:t>
                  </m:r>
                </m:sub>
              </m:sSub>
            </m:den>
          </m:f>
          <m:r>
            <w:rPr>
              <w:rFonts w:ascii="Cambria Math" w:hAnsi="Cambria Math"/>
              <w:sz w:val="28"/>
              <w:szCs w:val="28"/>
              <w:lang w:val="en-US"/>
            </w:rPr>
            <m:t xml:space="preserve"> ×100%</m:t>
          </m:r>
        </m:oMath>
      </m:oMathPara>
    </w:p>
    <w:p w14:paraId="27D07447" w14:textId="3DC73957" w:rsidR="0082571E" w:rsidRPr="0082571E" w:rsidRDefault="00F66051" w:rsidP="0082571E">
      <w:pPr>
        <w:pStyle w:val="ParagraphBody"/>
      </w:pPr>
      <w:r w:rsidRPr="00F66051">
        <w:t xml:space="preserve">Where </w:t>
      </w:r>
      <m:oMath>
        <m:sSub>
          <m:sSubPr>
            <m:ctrlPr>
              <w:rPr>
                <w:rFonts w:ascii="Cambria Math" w:hAnsi="Cambria Math"/>
              </w:rPr>
            </m:ctrlPr>
          </m:sSubPr>
          <m:e>
            <m:r>
              <w:rPr>
                <w:rFonts w:ascii="Cambria Math" w:hAnsi="Cambria Math"/>
              </w:rPr>
              <m:t>S</m:t>
            </m:r>
          </m:e>
          <m:sub>
            <m:r>
              <w:rPr>
                <w:rFonts w:ascii="Cambria Math" w:hAnsi="Cambria Math"/>
              </w:rPr>
              <m:t>sc</m:t>
            </m:r>
          </m:sub>
        </m:sSub>
      </m:oMath>
      <w:r w:rsidRPr="00F66051">
        <w:t xml:space="preserve"> is the </w:t>
      </w:r>
      <w:r>
        <w:t xml:space="preserve">three-phase short circuit at the </w:t>
      </w:r>
      <w:r w:rsidR="005045BD">
        <w:t>POI</w:t>
      </w:r>
      <w:r>
        <w:t xml:space="preserve">. </w:t>
      </w:r>
      <w:r w:rsidR="00EC68BC">
        <w:t>Based on RFI#8, the present three-phase</w:t>
      </w:r>
      <w:r w:rsidR="00D41ACC">
        <w:t xml:space="preserve"> short circuit currents at the H</w:t>
      </w:r>
      <w:r w:rsidR="00EC68BC">
        <w:t xml:space="preserve">V buses are given in </w:t>
      </w:r>
      <w:r w:rsidR="008B5D79">
        <w:fldChar w:fldCharType="begin"/>
      </w:r>
      <w:r w:rsidR="008B5D79">
        <w:instrText xml:space="preserve"> REF _Ref531261938 \h </w:instrText>
      </w:r>
      <w:r w:rsidR="008B5D79">
        <w:fldChar w:fldCharType="separate"/>
      </w:r>
      <w:r w:rsidR="004C4C74">
        <w:t xml:space="preserve">Table </w:t>
      </w:r>
      <w:r w:rsidR="004C4C74">
        <w:rPr>
          <w:noProof/>
        </w:rPr>
        <w:t>7</w:t>
      </w:r>
      <w:r w:rsidR="008B5D79">
        <w:fldChar w:fldCharType="end"/>
      </w:r>
      <w:r>
        <w:t xml:space="preserve">. </w:t>
      </w:r>
      <w:r w:rsidR="0082571E">
        <w:t xml:space="preserve">Based on the table, the </w:t>
      </w:r>
      <w:r w:rsidR="002501F7">
        <w:t>cap bank</w:t>
      </w:r>
      <w:r w:rsidR="0082571E">
        <w:t xml:space="preserve"> step size </w:t>
      </w:r>
      <w:r w:rsidR="003F1558">
        <w:t>that would cause</w:t>
      </w:r>
      <w:r w:rsidR="0082571E">
        <w:t xml:space="preserve"> a 3% voltage change at the POI is </w:t>
      </w:r>
      <w:r w:rsidR="00797F83">
        <w:t>78.8</w:t>
      </w:r>
      <w:r w:rsidR="0082571E">
        <w:t xml:space="preserve"> </w:t>
      </w:r>
      <w:proofErr w:type="spellStart"/>
      <w:r w:rsidR="0082571E">
        <w:t>MVAr</w:t>
      </w:r>
      <w:proofErr w:type="spellEnd"/>
      <w:r w:rsidR="0082571E">
        <w:t xml:space="preserve">. Thus, one step of </w:t>
      </w:r>
      <w:r w:rsidR="002D4095">
        <w:t>10</w:t>
      </w:r>
      <w:r w:rsidR="004B1681">
        <w:t xml:space="preserve"> </w:t>
      </w:r>
      <w:proofErr w:type="spellStart"/>
      <w:r w:rsidR="004B1681">
        <w:t>MVAr</w:t>
      </w:r>
      <w:proofErr w:type="spellEnd"/>
      <w:r w:rsidR="004B1681">
        <w:t xml:space="preserve"> of </w:t>
      </w:r>
      <w:r w:rsidR="00EE1E1A">
        <w:t>cap banks</w:t>
      </w:r>
      <w:r w:rsidR="00FB1BD9">
        <w:t xml:space="preserve"> per </w:t>
      </w:r>
      <w:r w:rsidR="005B3B5D">
        <w:t xml:space="preserve">real power </w:t>
      </w:r>
      <w:r w:rsidR="00FB1BD9">
        <w:t>bus is acceptable.</w:t>
      </w:r>
    </w:p>
    <w:p w14:paraId="46BF1B3E" w14:textId="60895BC1" w:rsidR="00F66051" w:rsidRDefault="00F66051" w:rsidP="00F66051">
      <w:pPr>
        <w:pStyle w:val="Caption"/>
        <w:keepNext/>
      </w:pPr>
      <w:bookmarkStart w:id="334" w:name="_Ref531261938"/>
      <w:bookmarkStart w:id="335" w:name="_Toc12362489"/>
      <w:r>
        <w:t xml:space="preserve">Table </w:t>
      </w:r>
      <w:r>
        <w:fldChar w:fldCharType="begin"/>
      </w:r>
      <w:r>
        <w:instrText xml:space="preserve"> SEQ Table \* ARABIC </w:instrText>
      </w:r>
      <w:r>
        <w:fldChar w:fldCharType="separate"/>
      </w:r>
      <w:r w:rsidR="004C4C74">
        <w:rPr>
          <w:noProof/>
        </w:rPr>
        <w:t>7</w:t>
      </w:r>
      <w:r>
        <w:fldChar w:fldCharType="end"/>
      </w:r>
      <w:bookmarkEnd w:id="334"/>
      <w:r>
        <w:rPr>
          <w:lang w:val="en-US"/>
        </w:rPr>
        <w:t xml:space="preserve">. Three-Phase Short Circuit at </w:t>
      </w:r>
      <w:r w:rsidR="00F84246">
        <w:rPr>
          <w:lang w:val="en-US"/>
        </w:rPr>
        <w:t>HV</w:t>
      </w:r>
      <w:r>
        <w:rPr>
          <w:lang w:val="en-US"/>
        </w:rPr>
        <w:t xml:space="preserve"> Bus</w:t>
      </w:r>
      <w:bookmarkEnd w:id="335"/>
    </w:p>
    <w:tbl>
      <w:tblPr>
        <w:tblStyle w:val="TableGrid"/>
        <w:tblW w:w="0" w:type="auto"/>
        <w:jc w:val="center"/>
        <w:tblLook w:val="04A0" w:firstRow="1" w:lastRow="0" w:firstColumn="1" w:lastColumn="0" w:noHBand="0" w:noVBand="1"/>
      </w:tblPr>
      <w:tblGrid>
        <w:gridCol w:w="1328"/>
        <w:gridCol w:w="2305"/>
      </w:tblGrid>
      <w:tr w:rsidR="008B5D79" w14:paraId="574BAD74" w14:textId="3FB861E0" w:rsidTr="008B5D79">
        <w:trPr>
          <w:jc w:val="center"/>
        </w:trPr>
        <w:tc>
          <w:tcPr>
            <w:tcW w:w="0" w:type="auto"/>
            <w:tcBorders>
              <w:top w:val="nil"/>
              <w:left w:val="nil"/>
              <w:bottom w:val="single" w:sz="2" w:space="0" w:color="auto"/>
              <w:right w:val="single" w:sz="2" w:space="0" w:color="auto"/>
            </w:tcBorders>
            <w:vAlign w:val="center"/>
          </w:tcPr>
          <w:p w14:paraId="5596728D" w14:textId="77777777" w:rsidR="008B5D79" w:rsidRDefault="008B5D79" w:rsidP="008B5D79">
            <w:pPr>
              <w:jc w:val="center"/>
              <w:rPr>
                <w:lang w:val="en-US"/>
              </w:rPr>
            </w:pPr>
          </w:p>
        </w:tc>
        <w:tc>
          <w:tcPr>
            <w:tcW w:w="0" w:type="auto"/>
            <w:tcBorders>
              <w:left w:val="single" w:sz="2" w:space="0" w:color="auto"/>
            </w:tcBorders>
            <w:vAlign w:val="center"/>
          </w:tcPr>
          <w:p w14:paraId="07B574BA" w14:textId="11F52E98" w:rsidR="008B5D79" w:rsidRDefault="008B5D79" w:rsidP="008B5D79">
            <w:pPr>
              <w:jc w:val="center"/>
              <w:rPr>
                <w:lang w:val="en-US"/>
              </w:rPr>
            </w:pPr>
            <w:r>
              <w:t>Three-Phase Short Circuit</w:t>
            </w:r>
          </w:p>
        </w:tc>
      </w:tr>
      <w:tr w:rsidR="008B5D79" w14:paraId="7A6514E1" w14:textId="6412C4B6" w:rsidTr="008B5D79">
        <w:trPr>
          <w:jc w:val="center"/>
        </w:trPr>
        <w:tc>
          <w:tcPr>
            <w:tcW w:w="0" w:type="auto"/>
            <w:tcBorders>
              <w:top w:val="single" w:sz="2" w:space="0" w:color="auto"/>
            </w:tcBorders>
            <w:vAlign w:val="center"/>
          </w:tcPr>
          <w:p w14:paraId="0D4A2997" w14:textId="16D1828A" w:rsidR="008B5D79" w:rsidRDefault="00797F83" w:rsidP="008B5D79">
            <w:pPr>
              <w:jc w:val="center"/>
              <w:rPr>
                <w:lang w:val="en-US"/>
              </w:rPr>
            </w:pPr>
            <w:r>
              <w:rPr>
                <w:lang w:val="en-US"/>
              </w:rPr>
              <w:t>MPT HV Bus</w:t>
            </w:r>
          </w:p>
        </w:tc>
        <w:tc>
          <w:tcPr>
            <w:tcW w:w="0" w:type="auto"/>
            <w:vAlign w:val="center"/>
          </w:tcPr>
          <w:p w14:paraId="712A2F4A" w14:textId="296935AD" w:rsidR="008B5D79" w:rsidRDefault="00797F83" w:rsidP="008B5D79">
            <w:pPr>
              <w:jc w:val="center"/>
              <w:rPr>
                <w:lang w:val="en-US"/>
              </w:rPr>
            </w:pPr>
            <w:r>
              <w:rPr>
                <w:lang w:val="en-US"/>
              </w:rPr>
              <w:t>6.6 kA</w:t>
            </w:r>
          </w:p>
        </w:tc>
      </w:tr>
    </w:tbl>
    <w:p w14:paraId="2B6E68D7" w14:textId="6348CDF4" w:rsidR="00F66051" w:rsidRPr="00FB1BD9" w:rsidRDefault="00F66051" w:rsidP="00FB1BD9"/>
    <w:p w14:paraId="60126B09" w14:textId="2C9908AD" w:rsidR="002E3E0C" w:rsidRDefault="008B07C9" w:rsidP="00915D3D">
      <w:pPr>
        <w:pStyle w:val="ParagraphBody"/>
      </w:pPr>
      <w:r>
        <w:t xml:space="preserve">Based on </w:t>
      </w:r>
      <w:r>
        <w:fldChar w:fldCharType="begin"/>
      </w:r>
      <w:r>
        <w:instrText xml:space="preserve"> REF _Ref531092197 \h </w:instrText>
      </w:r>
      <w:r>
        <w:fldChar w:fldCharType="separate"/>
      </w:r>
      <w:r w:rsidR="004C4C74">
        <w:t xml:space="preserve">Figure </w:t>
      </w:r>
      <w:r w:rsidR="004C4C74">
        <w:rPr>
          <w:noProof/>
        </w:rPr>
        <w:t>2</w:t>
      </w:r>
      <w:r>
        <w:fldChar w:fldCharType="end"/>
      </w:r>
      <w:r>
        <w:t xml:space="preserve">, the need for </w:t>
      </w:r>
      <w:r w:rsidR="00EE1E1A">
        <w:t>cap banks</w:t>
      </w:r>
      <w:r>
        <w:t xml:space="preserve"> is dependent on the POI voltage and the MW output. In general, </w:t>
      </w:r>
      <w:r w:rsidR="00EE1E1A">
        <w:t>cap banks</w:t>
      </w:r>
      <w:r>
        <w:t xml:space="preserve"> are needed if the </w:t>
      </w:r>
      <w:r w:rsidR="00DB526C">
        <w:t xml:space="preserve">project is operating in lagging PF mode and the output is </w:t>
      </w:r>
      <w:r w:rsidR="00A83243">
        <w:t>260</w:t>
      </w:r>
      <w:r w:rsidR="00DB526C">
        <w:t xml:space="preserve"> MW or more. </w:t>
      </w:r>
      <w:r>
        <w:t xml:space="preserve"> </w:t>
      </w:r>
      <w:r w:rsidR="00DB526C">
        <w:t xml:space="preserve">Alternatively, the </w:t>
      </w:r>
      <w:r w:rsidR="00EE1E1A">
        <w:t>cap banks</w:t>
      </w:r>
      <w:r w:rsidR="00DB526C">
        <w:t xml:space="preserve"> can be left engaged at lagging PF mode at all output level</w:t>
      </w:r>
      <w:r w:rsidR="003F1558">
        <w:t>s</w:t>
      </w:r>
      <w:r w:rsidR="00DB526C">
        <w:t xml:space="preserve"> while depending on the turbines dynamic </w:t>
      </w:r>
      <w:r w:rsidR="004B1681">
        <w:t xml:space="preserve">reactive </w:t>
      </w:r>
      <w:r w:rsidR="00DB526C">
        <w:t>power capability to adjust</w:t>
      </w:r>
      <w:r w:rsidR="00FB1BD9">
        <w:t xml:space="preserve"> the </w:t>
      </w:r>
      <w:r w:rsidR="005B3B5D">
        <w:t xml:space="preserve">reactive power </w:t>
      </w:r>
      <w:r w:rsidR="00FB1BD9">
        <w:t>required at the POI.</w:t>
      </w:r>
    </w:p>
    <w:p w14:paraId="094C56DE" w14:textId="1DB24988" w:rsidR="004B0C24" w:rsidRDefault="004B0C24" w:rsidP="004B0C24">
      <w:pPr>
        <w:ind w:left="720"/>
        <w:jc w:val="center"/>
        <w:rPr>
          <w:rStyle w:val="Strong"/>
        </w:rPr>
      </w:pPr>
      <w:r w:rsidRPr="006C1C00">
        <w:rPr>
          <w:rStyle w:val="Strong"/>
        </w:rPr>
        <w:t xml:space="preserve">The findings of this report depend on the design information available </w:t>
      </w:r>
      <w:ins w:id="336" w:author="Michael Ebert" w:date="2019-06-27T12:19:00Z">
        <w:r w:rsidR="001F4661">
          <w:rPr>
            <w:rStyle w:val="Strong"/>
          </w:rPr>
          <w:t>as of the issue date above</w:t>
        </w:r>
      </w:ins>
      <w:del w:id="337" w:author="Michael Ebert" w:date="2019-06-27T12:18:00Z">
        <w:r w:rsidRPr="006C1C00" w:rsidDel="001F4661">
          <w:rPr>
            <w:rStyle w:val="Strong"/>
          </w:rPr>
          <w:delText>so far</w:delText>
        </w:r>
      </w:del>
      <w:r w:rsidRPr="006C1C00">
        <w:rPr>
          <w:rStyle w:val="Strong"/>
        </w:rPr>
        <w:t>. Any changes to the design information and model assumptions could impact the findings and recommendations of this report.</w:t>
      </w:r>
    </w:p>
    <w:p w14:paraId="68FFEF8B" w14:textId="6BE6E85C" w:rsidR="00FB1BD9" w:rsidRDefault="00FB1BD9">
      <w:pPr>
        <w:spacing w:after="160" w:line="259" w:lineRule="auto"/>
        <w:rPr>
          <w:rFonts w:ascii="Arial" w:hAnsi="Arial" w:cs="Arial"/>
        </w:rPr>
      </w:pPr>
      <w:r>
        <w:rPr>
          <w:rFonts w:ascii="Arial" w:hAnsi="Arial" w:cs="Arial"/>
        </w:rPr>
        <w:br w:type="page"/>
      </w:r>
    </w:p>
    <w:p w14:paraId="74B4071D" w14:textId="29509D6F" w:rsidR="007F6658" w:rsidRPr="00554DC1" w:rsidRDefault="00EE7EA7" w:rsidP="00EE7EA7">
      <w:pPr>
        <w:pStyle w:val="Appendix"/>
      </w:pPr>
      <w:bookmarkStart w:id="338" w:name="_Ref522712814"/>
      <w:bookmarkStart w:id="339" w:name="_Toc12362476"/>
      <w:r w:rsidRPr="00554DC1">
        <w:lastRenderedPageBreak/>
        <w:t xml:space="preserve">Appendix </w:t>
      </w:r>
      <w:r w:rsidRPr="00554DC1">
        <w:fldChar w:fldCharType="begin"/>
      </w:r>
      <w:r w:rsidRPr="00554DC1">
        <w:instrText xml:space="preserve"> SEQ Appendix \* ARABIC </w:instrText>
      </w:r>
      <w:r w:rsidRPr="00554DC1">
        <w:fldChar w:fldCharType="separate"/>
      </w:r>
      <w:r w:rsidR="004C4C74">
        <w:rPr>
          <w:noProof/>
        </w:rPr>
        <w:t>1</w:t>
      </w:r>
      <w:r w:rsidRPr="00554DC1">
        <w:fldChar w:fldCharType="end"/>
      </w:r>
      <w:bookmarkEnd w:id="338"/>
      <w:r w:rsidRPr="00554DC1">
        <w:t>. Modeling Assumptions</w:t>
      </w:r>
      <w:bookmarkEnd w:id="339"/>
    </w:p>
    <w:p w14:paraId="18E5685B" w14:textId="77777777" w:rsidR="00D5302E" w:rsidRPr="00FB1BD9" w:rsidRDefault="00D5302E" w:rsidP="00FB1BD9"/>
    <w:p w14:paraId="646A3569" w14:textId="5EADE4BB" w:rsidR="00AE62E1" w:rsidRPr="00FD0D94" w:rsidRDefault="00CC7778" w:rsidP="00AE62E1">
      <w:pPr>
        <w:pStyle w:val="ParagraphBody"/>
        <w:numPr>
          <w:ilvl w:val="0"/>
          <w:numId w:val="33"/>
        </w:numPr>
        <w:ind w:left="360" w:hanging="270"/>
      </w:pPr>
      <w:bookmarkStart w:id="340" w:name="_Ref525504294"/>
      <w:bookmarkStart w:id="341" w:name="_Ref531289643"/>
      <w:ins w:id="342" w:author="Michael Ebert" w:date="2019-06-27T12:21:00Z">
        <w:r>
          <w:t xml:space="preserve">High Voltage </w:t>
        </w:r>
      </w:ins>
      <w:r w:rsidR="00AE62E1" w:rsidRPr="00FD0D94">
        <w:t>T</w:t>
      </w:r>
      <w:ins w:id="343" w:author="Steve Lay" w:date="2019-07-05T19:49:00Z">
        <w:r w:rsidR="005F1805">
          <w:t>ransmission</w:t>
        </w:r>
      </w:ins>
      <w:del w:id="344" w:author="Steve Lay" w:date="2019-07-05T19:49:00Z">
        <w:r w:rsidR="00AE62E1" w:rsidRPr="00FD0D94" w:rsidDel="005F1805">
          <w:delText>ie</w:delText>
        </w:r>
      </w:del>
      <w:commentRangeStart w:id="345"/>
      <w:r w:rsidR="00AE62E1" w:rsidRPr="00FD0D94">
        <w:t xml:space="preserve">-line </w:t>
      </w:r>
      <w:r w:rsidR="00AE62E1">
        <w:t>S</w:t>
      </w:r>
      <w:r w:rsidR="00AE62E1" w:rsidRPr="00FD0D94">
        <w:t>pecifications</w:t>
      </w:r>
      <w:commentRangeEnd w:id="345"/>
      <w:r w:rsidR="004954F2">
        <w:rPr>
          <w:rStyle w:val="CommentReference"/>
          <w:rFonts w:ascii="Times New Roman" w:eastAsia="Times New Roman" w:hAnsi="Times New Roman" w:cs="Times New Roman"/>
          <w:lang w:val="en-CA"/>
        </w:rPr>
        <w:commentReference w:id="345"/>
      </w:r>
    </w:p>
    <w:p w14:paraId="1AF4C198" w14:textId="2B8F16C8" w:rsidR="00AF3F9E" w:rsidRPr="0081232D" w:rsidRDefault="00AF3F9E" w:rsidP="00AF3F9E">
      <w:pPr>
        <w:pStyle w:val="ParagraphBody"/>
      </w:pPr>
      <w:r w:rsidRPr="00FD0D94">
        <w:t xml:space="preserve">The </w:t>
      </w:r>
      <w:ins w:id="346" w:author="Steve Lay" w:date="2019-07-05T19:50:00Z">
        <w:r w:rsidR="004954F2">
          <w:t xml:space="preserve">modeled </w:t>
        </w:r>
      </w:ins>
      <w:r>
        <w:t>overhead</w:t>
      </w:r>
      <w:ins w:id="347" w:author="Steve Lay" w:date="2019-07-05T19:50:00Z">
        <w:r w:rsidR="005F1805">
          <w:t xml:space="preserve"> transmission</w:t>
        </w:r>
      </w:ins>
      <w:r>
        <w:t xml:space="preserve"> </w:t>
      </w:r>
      <w:r w:rsidRPr="00FD0D94">
        <w:t xml:space="preserve">line </w:t>
      </w:r>
      <w:r>
        <w:t>structure that connects the project to the POI was based on the table below. The parameters per mile are given in the table below. The line has a length of 0.6 mile</w:t>
      </w:r>
      <w:ins w:id="348" w:author="Michael Ebert" w:date="2019-06-27T12:25:00Z">
        <w:r w:rsidR="00465243">
          <w:t>s</w:t>
        </w:r>
      </w:ins>
      <w:r>
        <w:t>.</w:t>
      </w:r>
      <w:r w:rsidRPr="00801DAA">
        <w:t xml:space="preserve"> The </w:t>
      </w:r>
      <w:r>
        <w:t xml:space="preserve">positive sequence data </w:t>
      </w:r>
      <w:r w:rsidRPr="00FD0D94">
        <w:t xml:space="preserve">of the line </w:t>
      </w:r>
      <w:r w:rsidR="00261015">
        <w:t>was</w:t>
      </w:r>
      <w:r>
        <w:t xml:space="preserve"> calculated </w:t>
      </w:r>
      <w:r w:rsidRPr="00FD0D94">
        <w:t>using ETAP</w:t>
      </w:r>
      <w:r>
        <w:t>. The zero-sequence data w</w:t>
      </w:r>
      <w:ins w:id="349" w:author="Steve Lay" w:date="2019-07-05T19:51:00Z">
        <w:r w:rsidR="004954F2">
          <w:t>as</w:t>
        </w:r>
      </w:ins>
      <w:del w:id="350" w:author="Steve Lay" w:date="2019-07-05T19:51:00Z">
        <w:r w:rsidDel="004954F2">
          <w:delText>ere</w:delText>
        </w:r>
      </w:del>
      <w:r>
        <w:t xml:space="preserve"> assumed identical to the positive sequence data</w:t>
      </w:r>
      <w:r w:rsidRPr="00FD0D94">
        <w:t>:</w:t>
      </w:r>
    </w:p>
    <w:tbl>
      <w:tblPr>
        <w:tblStyle w:val="TableGrid"/>
        <w:tblW w:w="0" w:type="auto"/>
        <w:tblInd w:w="1165" w:type="dxa"/>
        <w:tblLook w:val="04A0" w:firstRow="1" w:lastRow="0" w:firstColumn="1" w:lastColumn="0" w:noHBand="0" w:noVBand="1"/>
      </w:tblPr>
      <w:tblGrid>
        <w:gridCol w:w="3923"/>
        <w:gridCol w:w="4262"/>
      </w:tblGrid>
      <w:tr w:rsidR="00AF3F9E" w:rsidRPr="00424EC8" w14:paraId="3788DE71" w14:textId="77777777" w:rsidTr="00903DE4">
        <w:tc>
          <w:tcPr>
            <w:tcW w:w="4050" w:type="dxa"/>
          </w:tcPr>
          <w:p w14:paraId="3AB39466" w14:textId="77777777" w:rsidR="00AF3F9E" w:rsidRPr="00CA7A77" w:rsidRDefault="00AF3F9E" w:rsidP="00903DE4">
            <w:pPr>
              <w:rPr>
                <w:rFonts w:ascii="Arial" w:hAnsi="Arial" w:cs="Arial"/>
                <w:sz w:val="18"/>
                <w:szCs w:val="18"/>
                <w:lang w:val="en-US"/>
              </w:rPr>
            </w:pPr>
            <w:bookmarkStart w:id="351" w:name="_Hlk2680707"/>
            <w:r w:rsidRPr="00CA7A77">
              <w:rPr>
                <w:rFonts w:ascii="Arial" w:hAnsi="Arial" w:cs="Arial"/>
                <w:sz w:val="18"/>
                <w:szCs w:val="18"/>
                <w:lang w:val="en-US"/>
              </w:rPr>
              <w:t>Conductor type (Phase and Ground):</w:t>
            </w:r>
          </w:p>
        </w:tc>
        <w:tc>
          <w:tcPr>
            <w:tcW w:w="4423" w:type="dxa"/>
          </w:tcPr>
          <w:p w14:paraId="1650DF07" w14:textId="77777777" w:rsidR="00AF3F9E" w:rsidRPr="00CA7A77" w:rsidRDefault="00AF3F9E" w:rsidP="00903DE4">
            <w:pPr>
              <w:rPr>
                <w:rFonts w:ascii="Arial" w:hAnsi="Arial" w:cs="Arial"/>
                <w:sz w:val="18"/>
                <w:szCs w:val="18"/>
                <w:lang w:val="en-US"/>
              </w:rPr>
            </w:pPr>
            <w:r w:rsidRPr="00CA7A77">
              <w:rPr>
                <w:rFonts w:ascii="Arial" w:hAnsi="Arial" w:cs="Arial"/>
                <w:sz w:val="18"/>
                <w:szCs w:val="18"/>
                <w:lang w:val="en-US"/>
              </w:rPr>
              <w:t>795 Drake (Single)</w:t>
            </w:r>
          </w:p>
        </w:tc>
      </w:tr>
      <w:tr w:rsidR="00AF3F9E" w:rsidRPr="00424EC8" w14:paraId="746E9CE8" w14:textId="77777777" w:rsidTr="00903DE4">
        <w:tc>
          <w:tcPr>
            <w:tcW w:w="4050" w:type="dxa"/>
          </w:tcPr>
          <w:p w14:paraId="18CA7928" w14:textId="77777777" w:rsidR="00AF3F9E" w:rsidRPr="00CA7A77" w:rsidRDefault="00AF3F9E" w:rsidP="00903DE4">
            <w:pPr>
              <w:rPr>
                <w:rFonts w:ascii="Arial" w:hAnsi="Arial" w:cs="Arial"/>
                <w:sz w:val="18"/>
                <w:szCs w:val="18"/>
                <w:lang w:val="en-US"/>
              </w:rPr>
            </w:pPr>
            <w:r w:rsidRPr="00CA7A77">
              <w:rPr>
                <w:rFonts w:ascii="Arial" w:hAnsi="Arial" w:cs="Arial"/>
                <w:sz w:val="18"/>
                <w:szCs w:val="18"/>
                <w:lang w:val="en-US"/>
              </w:rPr>
              <w:t xml:space="preserve">Positive/negative sequence resistance: </w:t>
            </w:r>
          </w:p>
        </w:tc>
        <w:tc>
          <w:tcPr>
            <w:tcW w:w="4423" w:type="dxa"/>
          </w:tcPr>
          <w:p w14:paraId="2A96C0C9" w14:textId="77777777" w:rsidR="00AF3F9E" w:rsidRPr="00CA7A77" w:rsidRDefault="00AF3F9E" w:rsidP="00903DE4">
            <w:pPr>
              <w:rPr>
                <w:rFonts w:ascii="Arial" w:hAnsi="Arial" w:cs="Arial"/>
                <w:sz w:val="18"/>
                <w:szCs w:val="18"/>
                <w:lang w:val="en-US"/>
              </w:rPr>
            </w:pPr>
            <w:r>
              <w:rPr>
                <w:rFonts w:ascii="Arial" w:hAnsi="Arial" w:cs="Arial"/>
                <w:sz w:val="18"/>
                <w:szCs w:val="18"/>
                <w:lang w:val="en-US"/>
              </w:rPr>
              <w:t xml:space="preserve">0.0599 </w:t>
            </w:r>
            <w:r w:rsidRPr="00CA7A77">
              <w:rPr>
                <w:rFonts w:ascii="Arial" w:hAnsi="Arial" w:cs="Arial"/>
                <w:sz w:val="18"/>
                <w:szCs w:val="18"/>
                <w:lang w:val="en-US"/>
              </w:rPr>
              <w:t>Ω/mile</w:t>
            </w:r>
          </w:p>
        </w:tc>
      </w:tr>
      <w:tr w:rsidR="00AF3F9E" w:rsidRPr="00424EC8" w14:paraId="7BE8BC22" w14:textId="77777777" w:rsidTr="00903DE4">
        <w:tc>
          <w:tcPr>
            <w:tcW w:w="4050" w:type="dxa"/>
          </w:tcPr>
          <w:p w14:paraId="528671D5"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 xml:space="preserve">Positive/negative sequence reactance: </w:t>
            </w:r>
          </w:p>
        </w:tc>
        <w:tc>
          <w:tcPr>
            <w:tcW w:w="4423" w:type="dxa"/>
          </w:tcPr>
          <w:p w14:paraId="0AC9D478" w14:textId="77777777" w:rsidR="00AF3F9E" w:rsidRPr="00116B34" w:rsidRDefault="00AF3F9E" w:rsidP="00903DE4">
            <w:pPr>
              <w:rPr>
                <w:rFonts w:ascii="Arial" w:hAnsi="Arial" w:cs="Arial"/>
                <w:sz w:val="18"/>
                <w:szCs w:val="18"/>
                <w:lang w:val="en-US"/>
              </w:rPr>
            </w:pPr>
            <w:r>
              <w:rPr>
                <w:rFonts w:ascii="Arial" w:hAnsi="Arial" w:cs="Arial"/>
                <w:sz w:val="18"/>
                <w:szCs w:val="18"/>
                <w:lang w:val="en-US"/>
              </w:rPr>
              <w:t xml:space="preserve">0.5665 </w:t>
            </w:r>
            <w:r w:rsidRPr="00116B34">
              <w:rPr>
                <w:rFonts w:ascii="Arial" w:hAnsi="Arial" w:cs="Arial"/>
                <w:sz w:val="18"/>
                <w:szCs w:val="18"/>
                <w:lang w:val="en-US"/>
              </w:rPr>
              <w:t>Ω/mile</w:t>
            </w:r>
          </w:p>
        </w:tc>
      </w:tr>
      <w:tr w:rsidR="00AF3F9E" w:rsidRPr="00424EC8" w14:paraId="0C89935C" w14:textId="77777777" w:rsidTr="00903DE4">
        <w:tc>
          <w:tcPr>
            <w:tcW w:w="4050" w:type="dxa"/>
          </w:tcPr>
          <w:p w14:paraId="2A865B90"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Positive/negative sequence capacitance:</w:t>
            </w:r>
          </w:p>
        </w:tc>
        <w:tc>
          <w:tcPr>
            <w:tcW w:w="4423" w:type="dxa"/>
          </w:tcPr>
          <w:p w14:paraId="7F737CD9" w14:textId="77777777" w:rsidR="00AF3F9E" w:rsidRPr="00116B34" w:rsidRDefault="00AF3F9E" w:rsidP="00903DE4">
            <w:pPr>
              <w:rPr>
                <w:rFonts w:ascii="Arial" w:hAnsi="Arial" w:cs="Arial"/>
                <w:sz w:val="18"/>
                <w:szCs w:val="18"/>
                <w:lang w:val="en-US"/>
              </w:rPr>
            </w:pPr>
            <w:r>
              <w:rPr>
                <w:rFonts w:ascii="Arial" w:hAnsi="Arial" w:cs="Arial"/>
                <w:sz w:val="18"/>
                <w:szCs w:val="18"/>
                <w:lang w:val="en-US"/>
              </w:rPr>
              <w:t>7.52</w:t>
            </w:r>
            <w:r w:rsidRPr="00116B34">
              <w:rPr>
                <w:rFonts w:ascii="Arial" w:hAnsi="Arial" w:cs="Arial"/>
                <w:sz w:val="18"/>
                <w:szCs w:val="18"/>
                <w:lang w:val="en-US"/>
              </w:rPr>
              <w:t xml:space="preserve"> × 10</w:t>
            </w:r>
            <w:r w:rsidRPr="00116B34">
              <w:rPr>
                <w:rFonts w:ascii="Arial" w:hAnsi="Arial" w:cs="Arial"/>
                <w:sz w:val="18"/>
                <w:szCs w:val="18"/>
                <w:vertAlign w:val="superscript"/>
                <w:lang w:val="en-US"/>
              </w:rPr>
              <w:t>-</w:t>
            </w:r>
            <w:r>
              <w:rPr>
                <w:rFonts w:ascii="Arial" w:hAnsi="Arial" w:cs="Arial"/>
                <w:sz w:val="18"/>
                <w:szCs w:val="18"/>
                <w:vertAlign w:val="superscript"/>
                <w:lang w:val="en-US"/>
              </w:rPr>
              <w:t>6</w:t>
            </w:r>
            <w:r w:rsidRPr="00116B34">
              <w:rPr>
                <w:rFonts w:ascii="Arial" w:hAnsi="Arial" w:cs="Arial"/>
                <w:sz w:val="18"/>
                <w:szCs w:val="18"/>
                <w:lang w:val="en-US"/>
              </w:rPr>
              <w:t xml:space="preserve"> Siemens/mile</w:t>
            </w:r>
          </w:p>
        </w:tc>
      </w:tr>
      <w:tr w:rsidR="00AF3F9E" w:rsidRPr="00424EC8" w14:paraId="4761A2D8" w14:textId="77777777" w:rsidTr="00903DE4">
        <w:tc>
          <w:tcPr>
            <w:tcW w:w="4050" w:type="dxa"/>
          </w:tcPr>
          <w:p w14:paraId="14E6F416"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Shield wire height:</w:t>
            </w:r>
          </w:p>
        </w:tc>
        <w:tc>
          <w:tcPr>
            <w:tcW w:w="4423" w:type="dxa"/>
          </w:tcPr>
          <w:p w14:paraId="7B2EA44A"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85 ft</w:t>
            </w:r>
          </w:p>
        </w:tc>
      </w:tr>
      <w:tr w:rsidR="00AF3F9E" w:rsidRPr="00424EC8" w14:paraId="175CB69E" w14:textId="77777777" w:rsidTr="00903DE4">
        <w:tc>
          <w:tcPr>
            <w:tcW w:w="4050" w:type="dxa"/>
          </w:tcPr>
          <w:p w14:paraId="07B10AF8"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Number of shield wires:</w:t>
            </w:r>
          </w:p>
        </w:tc>
        <w:tc>
          <w:tcPr>
            <w:tcW w:w="4423" w:type="dxa"/>
          </w:tcPr>
          <w:p w14:paraId="2DFE7F0C"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2</w:t>
            </w:r>
          </w:p>
        </w:tc>
      </w:tr>
      <w:tr w:rsidR="00AF3F9E" w:rsidRPr="00424EC8" w14:paraId="4F484F4F" w14:textId="77777777" w:rsidTr="00903DE4">
        <w:tc>
          <w:tcPr>
            <w:tcW w:w="4050" w:type="dxa"/>
          </w:tcPr>
          <w:p w14:paraId="5AD69B45"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Spacing between shield wires:</w:t>
            </w:r>
          </w:p>
        </w:tc>
        <w:tc>
          <w:tcPr>
            <w:tcW w:w="4423" w:type="dxa"/>
          </w:tcPr>
          <w:p w14:paraId="760F9808" w14:textId="77777777" w:rsidR="00AF3F9E" w:rsidRPr="00116B34" w:rsidRDefault="00AF3F9E" w:rsidP="00903DE4">
            <w:pPr>
              <w:rPr>
                <w:rFonts w:ascii="Arial" w:hAnsi="Arial" w:cs="Arial"/>
                <w:sz w:val="18"/>
                <w:szCs w:val="18"/>
                <w:lang w:val="en-US"/>
              </w:rPr>
            </w:pPr>
            <w:r>
              <w:rPr>
                <w:rFonts w:ascii="Arial" w:hAnsi="Arial" w:cs="Arial"/>
                <w:sz w:val="18"/>
                <w:szCs w:val="18"/>
                <w:lang w:val="en-US"/>
              </w:rPr>
              <w:t>25</w:t>
            </w:r>
            <w:r w:rsidRPr="00116B34">
              <w:rPr>
                <w:rFonts w:ascii="Arial" w:hAnsi="Arial" w:cs="Arial"/>
                <w:sz w:val="18"/>
                <w:szCs w:val="18"/>
                <w:lang w:val="en-US"/>
              </w:rPr>
              <w:t xml:space="preserve"> ft</w:t>
            </w:r>
          </w:p>
        </w:tc>
      </w:tr>
      <w:tr w:rsidR="00AF3F9E" w:rsidRPr="00424EC8" w14:paraId="46C0F7EC" w14:textId="77777777" w:rsidTr="00903DE4">
        <w:tc>
          <w:tcPr>
            <w:tcW w:w="4050" w:type="dxa"/>
          </w:tcPr>
          <w:p w14:paraId="241772D3"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Phase conductor height:</w:t>
            </w:r>
          </w:p>
        </w:tc>
        <w:tc>
          <w:tcPr>
            <w:tcW w:w="4423" w:type="dxa"/>
          </w:tcPr>
          <w:p w14:paraId="329CDC6C"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 xml:space="preserve">60 ft </w:t>
            </w:r>
          </w:p>
        </w:tc>
      </w:tr>
      <w:tr w:rsidR="00AF3F9E" w:rsidRPr="00424EC8" w14:paraId="5765C4C0" w14:textId="77777777" w:rsidTr="00903DE4">
        <w:tc>
          <w:tcPr>
            <w:tcW w:w="4050" w:type="dxa"/>
            <w:vMerge w:val="restart"/>
            <w:vAlign w:val="center"/>
          </w:tcPr>
          <w:p w14:paraId="73F3E6A8" w14:textId="77777777" w:rsidR="00AF3F9E" w:rsidRPr="00116B34" w:rsidRDefault="00AF3F9E" w:rsidP="00903DE4">
            <w:pPr>
              <w:rPr>
                <w:rFonts w:ascii="Arial" w:hAnsi="Arial" w:cs="Arial"/>
                <w:sz w:val="18"/>
                <w:szCs w:val="18"/>
                <w:lang w:val="en-US"/>
              </w:rPr>
            </w:pPr>
            <w:r w:rsidRPr="00116B34">
              <w:rPr>
                <w:rFonts w:ascii="Arial" w:hAnsi="Arial" w:cs="Arial"/>
                <w:sz w:val="18"/>
                <w:szCs w:val="18"/>
                <w:lang w:val="en-US"/>
              </w:rPr>
              <w:t>Phase conductor spacing</w:t>
            </w:r>
          </w:p>
        </w:tc>
        <w:tc>
          <w:tcPr>
            <w:tcW w:w="4423" w:type="dxa"/>
          </w:tcPr>
          <w:p w14:paraId="6EE4B7A2" w14:textId="77777777" w:rsidR="00AF3F9E" w:rsidRPr="00116B34" w:rsidRDefault="00B9112A" w:rsidP="00903DE4">
            <w:pPr>
              <w:rPr>
                <w:rFonts w:ascii="Arial" w:hAnsi="Arial" w:cs="Arial"/>
                <w:sz w:val="18"/>
                <w:szCs w:val="18"/>
                <w:lang w:val="en-US"/>
              </w:rPr>
            </w:pPr>
            <m:oMathPara>
              <m:oMathParaPr>
                <m:jc m:val="left"/>
              </m:oMathParaPr>
              <m:oMath>
                <m:sSub>
                  <m:sSubPr>
                    <m:ctrlPr>
                      <w:rPr>
                        <w:rFonts w:ascii="Cambria Math" w:hAnsi="Cambria Math" w:cs="Arial"/>
                        <w:i/>
                        <w:sz w:val="18"/>
                        <w:szCs w:val="18"/>
                        <w:lang w:val="en-US"/>
                      </w:rPr>
                    </m:ctrlPr>
                  </m:sSubPr>
                  <m:e>
                    <m:r>
                      <w:rPr>
                        <w:rFonts w:ascii="Cambria Math" w:hAnsi="Cambria Math" w:cs="Arial"/>
                        <w:sz w:val="18"/>
                        <w:szCs w:val="18"/>
                        <w:lang w:val="en-US"/>
                      </w:rPr>
                      <m:t>D</m:t>
                    </m:r>
                  </m:e>
                  <m:sub>
                    <m:r>
                      <w:rPr>
                        <w:rFonts w:ascii="Cambria Math" w:hAnsi="Cambria Math" w:cs="Arial"/>
                        <w:sz w:val="18"/>
                        <w:szCs w:val="18"/>
                        <w:lang w:val="en-US"/>
                      </w:rPr>
                      <m:t>AB</m:t>
                    </m:r>
                  </m:sub>
                </m:sSub>
                <m:r>
                  <w:rPr>
                    <w:rFonts w:ascii="Cambria Math" w:hAnsi="Cambria Math" w:cs="Arial"/>
                    <w:sz w:val="18"/>
                    <w:szCs w:val="18"/>
                    <w:lang w:val="en-US"/>
                  </w:rPr>
                  <m:t>=15 ft</m:t>
                </m:r>
              </m:oMath>
            </m:oMathPara>
          </w:p>
        </w:tc>
      </w:tr>
      <w:tr w:rsidR="00AF3F9E" w:rsidRPr="00424EC8" w14:paraId="0950A738" w14:textId="77777777" w:rsidTr="00903DE4">
        <w:tc>
          <w:tcPr>
            <w:tcW w:w="4050" w:type="dxa"/>
            <w:vMerge/>
          </w:tcPr>
          <w:p w14:paraId="7639E02D" w14:textId="77777777" w:rsidR="00AF3F9E" w:rsidRPr="00116B34" w:rsidRDefault="00AF3F9E" w:rsidP="00903DE4">
            <w:pPr>
              <w:rPr>
                <w:rFonts w:ascii="Arial" w:hAnsi="Arial" w:cs="Arial"/>
                <w:sz w:val="18"/>
                <w:szCs w:val="18"/>
                <w:lang w:val="en-US"/>
              </w:rPr>
            </w:pPr>
          </w:p>
        </w:tc>
        <w:tc>
          <w:tcPr>
            <w:tcW w:w="4423" w:type="dxa"/>
          </w:tcPr>
          <w:p w14:paraId="255A03CD" w14:textId="77777777" w:rsidR="00AF3F9E" w:rsidRPr="00116B34" w:rsidRDefault="00B9112A" w:rsidP="00903DE4">
            <w:pPr>
              <w:rPr>
                <w:rFonts w:ascii="Arial" w:hAnsi="Arial" w:cs="Arial"/>
                <w:sz w:val="18"/>
                <w:szCs w:val="18"/>
                <w:lang w:val="en-US"/>
              </w:rPr>
            </w:pPr>
            <m:oMathPara>
              <m:oMathParaPr>
                <m:jc m:val="left"/>
              </m:oMathParaPr>
              <m:oMath>
                <m:sSub>
                  <m:sSubPr>
                    <m:ctrlPr>
                      <w:rPr>
                        <w:rFonts w:ascii="Cambria Math" w:hAnsi="Cambria Math" w:cs="Arial"/>
                        <w:i/>
                        <w:sz w:val="18"/>
                        <w:szCs w:val="18"/>
                        <w:lang w:val="en-US"/>
                      </w:rPr>
                    </m:ctrlPr>
                  </m:sSubPr>
                  <m:e>
                    <m:r>
                      <w:rPr>
                        <w:rFonts w:ascii="Cambria Math" w:hAnsi="Cambria Math" w:cs="Arial"/>
                        <w:sz w:val="18"/>
                        <w:szCs w:val="18"/>
                        <w:lang w:val="en-US"/>
                      </w:rPr>
                      <m:t>D</m:t>
                    </m:r>
                  </m:e>
                  <m:sub>
                    <m:r>
                      <w:rPr>
                        <w:rFonts w:ascii="Cambria Math" w:hAnsi="Cambria Math" w:cs="Arial"/>
                        <w:sz w:val="18"/>
                        <w:szCs w:val="18"/>
                        <w:lang w:val="en-US"/>
                      </w:rPr>
                      <m:t>BC</m:t>
                    </m:r>
                  </m:sub>
                </m:sSub>
                <m:r>
                  <w:rPr>
                    <w:rFonts w:ascii="Cambria Math" w:hAnsi="Cambria Math" w:cs="Arial"/>
                    <w:sz w:val="18"/>
                    <w:szCs w:val="18"/>
                    <w:lang w:val="en-US"/>
                  </w:rPr>
                  <m:t>=15 ft</m:t>
                </m:r>
              </m:oMath>
            </m:oMathPara>
          </w:p>
        </w:tc>
      </w:tr>
      <w:tr w:rsidR="00AF3F9E" w:rsidRPr="00424EC8" w14:paraId="799E448F" w14:textId="77777777" w:rsidTr="00903DE4">
        <w:tc>
          <w:tcPr>
            <w:tcW w:w="4050" w:type="dxa"/>
            <w:vMerge/>
          </w:tcPr>
          <w:p w14:paraId="762BB75A" w14:textId="77777777" w:rsidR="00AF3F9E" w:rsidRPr="00116B34" w:rsidRDefault="00AF3F9E" w:rsidP="00903DE4">
            <w:pPr>
              <w:rPr>
                <w:rFonts w:ascii="Arial" w:hAnsi="Arial" w:cs="Arial"/>
                <w:sz w:val="18"/>
                <w:szCs w:val="18"/>
                <w:lang w:val="en-US"/>
              </w:rPr>
            </w:pPr>
          </w:p>
        </w:tc>
        <w:tc>
          <w:tcPr>
            <w:tcW w:w="4423" w:type="dxa"/>
          </w:tcPr>
          <w:p w14:paraId="0625F7C0" w14:textId="77777777" w:rsidR="00AF3F9E" w:rsidRPr="00116B34" w:rsidRDefault="00B9112A" w:rsidP="00903DE4">
            <w:pPr>
              <w:rPr>
                <w:rFonts w:ascii="Arial" w:hAnsi="Arial" w:cs="Arial"/>
                <w:sz w:val="18"/>
                <w:szCs w:val="18"/>
                <w:lang w:val="en-US"/>
              </w:rPr>
            </w:pPr>
            <m:oMathPara>
              <m:oMathParaPr>
                <m:jc m:val="left"/>
              </m:oMathParaPr>
              <m:oMath>
                <m:sSub>
                  <m:sSubPr>
                    <m:ctrlPr>
                      <w:rPr>
                        <w:rFonts w:ascii="Cambria Math" w:hAnsi="Cambria Math" w:cs="Arial"/>
                        <w:i/>
                        <w:sz w:val="18"/>
                        <w:szCs w:val="18"/>
                        <w:lang w:val="en-US"/>
                      </w:rPr>
                    </m:ctrlPr>
                  </m:sSubPr>
                  <m:e>
                    <m:r>
                      <w:rPr>
                        <w:rFonts w:ascii="Cambria Math" w:hAnsi="Cambria Math" w:cs="Arial"/>
                        <w:sz w:val="18"/>
                        <w:szCs w:val="18"/>
                        <w:lang w:val="en-US"/>
                      </w:rPr>
                      <m:t>D</m:t>
                    </m:r>
                  </m:e>
                  <m:sub>
                    <m:r>
                      <w:rPr>
                        <w:rFonts w:ascii="Cambria Math" w:hAnsi="Cambria Math" w:cs="Arial"/>
                        <w:sz w:val="18"/>
                        <w:szCs w:val="18"/>
                        <w:lang w:val="en-US"/>
                      </w:rPr>
                      <m:t>CA</m:t>
                    </m:r>
                  </m:sub>
                </m:sSub>
                <m:r>
                  <w:rPr>
                    <w:rFonts w:ascii="Cambria Math" w:hAnsi="Cambria Math" w:cs="Arial"/>
                    <w:sz w:val="18"/>
                    <w:szCs w:val="18"/>
                    <w:lang w:val="en-US"/>
                  </w:rPr>
                  <m:t>=30 ft</m:t>
                </m:r>
              </m:oMath>
            </m:oMathPara>
          </w:p>
        </w:tc>
      </w:tr>
      <w:bookmarkEnd w:id="351"/>
    </w:tbl>
    <w:p w14:paraId="47B90A8D" w14:textId="77777777" w:rsidR="00AF3F9E" w:rsidRPr="0081232D" w:rsidRDefault="00AF3F9E" w:rsidP="00AF3F9E">
      <w:pPr>
        <w:pStyle w:val="ListParagraph"/>
        <w:numPr>
          <w:ilvl w:val="0"/>
          <w:numId w:val="0"/>
        </w:numPr>
        <w:ind w:left="1296"/>
      </w:pPr>
    </w:p>
    <w:p w14:paraId="24ADC165" w14:textId="77777777" w:rsidR="00AE62E1" w:rsidRPr="00FB1BD9" w:rsidRDefault="00AE62E1" w:rsidP="00FB1BD9"/>
    <w:p w14:paraId="2B8F6B42" w14:textId="77777777" w:rsidR="00AE62E1" w:rsidRPr="00FD0D94" w:rsidRDefault="00AE62E1" w:rsidP="00AE62E1">
      <w:pPr>
        <w:pStyle w:val="ParagraphBody"/>
        <w:numPr>
          <w:ilvl w:val="0"/>
          <w:numId w:val="33"/>
        </w:numPr>
        <w:ind w:left="360" w:hanging="270"/>
      </w:pPr>
      <w:r w:rsidRPr="00FD0D94">
        <w:t xml:space="preserve">Underground </w:t>
      </w:r>
      <w:r>
        <w:t>C</w:t>
      </w:r>
      <w:r w:rsidRPr="00FD0D94">
        <w:t xml:space="preserve">able </w:t>
      </w:r>
      <w:r>
        <w:t>S</w:t>
      </w:r>
      <w:r w:rsidRPr="00FD0D94">
        <w:t>pecification</w:t>
      </w:r>
    </w:p>
    <w:p w14:paraId="3887C41B" w14:textId="73788C2B" w:rsidR="00AE62E1" w:rsidRDefault="00AE62E1" w:rsidP="00AE62E1">
      <w:pPr>
        <w:pStyle w:val="ParagraphBody"/>
      </w:pPr>
      <w:r>
        <w:t xml:space="preserve">The collector system design is provided in </w:t>
      </w:r>
      <w:r w:rsidR="00BB5499">
        <w:fldChar w:fldCharType="begin"/>
      </w:r>
      <w:r w:rsidR="00BB5499">
        <w:instrText xml:space="preserve"> REF _Ref2671305 \h </w:instrText>
      </w:r>
      <w:r w:rsidR="00BB5499">
        <w:fldChar w:fldCharType="separate"/>
      </w:r>
      <w:r w:rsidR="004C4C74" w:rsidRPr="00554DC1">
        <w:t xml:space="preserve">Appendix </w:t>
      </w:r>
      <w:r w:rsidR="004C4C74">
        <w:rPr>
          <w:noProof/>
        </w:rPr>
        <w:t>2</w:t>
      </w:r>
      <w:r w:rsidR="00BB5499">
        <w:fldChar w:fldCharType="end"/>
      </w:r>
      <w:r>
        <w:t xml:space="preserve">. Impedance data from WTEC cables were considered based on a temperature of </w:t>
      </w:r>
      <w:commentRangeStart w:id="352"/>
      <w:r>
        <w:t>105 °C</w:t>
      </w:r>
      <w:commentRangeEnd w:id="352"/>
      <w:r w:rsidR="004954F2">
        <w:rPr>
          <w:rStyle w:val="CommentReference"/>
          <w:rFonts w:ascii="Times New Roman" w:eastAsia="Times New Roman" w:hAnsi="Times New Roman" w:cs="Times New Roman"/>
          <w:lang w:val="en-CA"/>
        </w:rPr>
        <w:commentReference w:id="352"/>
      </w:r>
      <w:r>
        <w:t>. Their positive and zero s</w:t>
      </w:r>
      <w:r w:rsidR="00FB1BD9">
        <w:t>equence data is provided below.</w:t>
      </w:r>
    </w:p>
    <w:p w14:paraId="4A49615C" w14:textId="3409F606" w:rsidR="00AE62E1" w:rsidRDefault="00AE62E1" w:rsidP="00AE62E1">
      <w:pPr>
        <w:pStyle w:val="Caption"/>
        <w:keepNext/>
      </w:pPr>
      <w:bookmarkStart w:id="353" w:name="_Toc2337678"/>
      <w:bookmarkStart w:id="354" w:name="_Toc2347929"/>
      <w:bookmarkStart w:id="355" w:name="_Toc12362490"/>
      <w:r>
        <w:t xml:space="preserve">Table </w:t>
      </w:r>
      <w:r>
        <w:fldChar w:fldCharType="begin"/>
      </w:r>
      <w:r>
        <w:instrText xml:space="preserve"> SEQ Table \* ARABIC </w:instrText>
      </w:r>
      <w:r>
        <w:fldChar w:fldCharType="separate"/>
      </w:r>
      <w:r w:rsidR="004C4C74">
        <w:rPr>
          <w:noProof/>
        </w:rPr>
        <w:t>8</w:t>
      </w:r>
      <w:r>
        <w:fldChar w:fldCharType="end"/>
      </w:r>
      <w:r>
        <w:rPr>
          <w:lang w:val="en-US"/>
        </w:rPr>
        <w:t>. Cable Positive Sequence Impedance</w:t>
      </w:r>
      <w:bookmarkEnd w:id="353"/>
      <w:bookmarkEnd w:id="354"/>
      <w:bookmarkEnd w:id="355"/>
    </w:p>
    <w:tbl>
      <w:tblPr>
        <w:tblStyle w:val="TableGrid"/>
        <w:tblW w:w="0" w:type="auto"/>
        <w:jc w:val="center"/>
        <w:tblLook w:val="04A0" w:firstRow="1" w:lastRow="0" w:firstColumn="1" w:lastColumn="0" w:noHBand="0" w:noVBand="1"/>
      </w:tblPr>
      <w:tblGrid>
        <w:gridCol w:w="1156"/>
        <w:gridCol w:w="980"/>
        <w:gridCol w:w="1053"/>
        <w:gridCol w:w="1881"/>
      </w:tblGrid>
      <w:tr w:rsidR="00AE62E1" w14:paraId="59EF79BF" w14:textId="77777777" w:rsidTr="00AE62E1">
        <w:trPr>
          <w:jc w:val="center"/>
        </w:trPr>
        <w:tc>
          <w:tcPr>
            <w:tcW w:w="0" w:type="auto"/>
            <w:shd w:val="clear" w:color="auto" w:fill="5B9BD5" w:themeFill="accent1"/>
            <w:vAlign w:val="center"/>
          </w:tcPr>
          <w:p w14:paraId="7C28DC83" w14:textId="77777777" w:rsidR="00AE62E1" w:rsidRDefault="00AE62E1" w:rsidP="00AE62E1">
            <w:pPr>
              <w:jc w:val="center"/>
              <w:rPr>
                <w:lang w:val="en-US"/>
              </w:rPr>
            </w:pPr>
            <w:r>
              <w:rPr>
                <w:lang w:val="en-US"/>
              </w:rPr>
              <w:t>MV cable</w:t>
            </w:r>
          </w:p>
        </w:tc>
        <w:tc>
          <w:tcPr>
            <w:tcW w:w="0" w:type="auto"/>
            <w:shd w:val="clear" w:color="auto" w:fill="5B9BD5" w:themeFill="accent1"/>
            <w:vAlign w:val="center"/>
          </w:tcPr>
          <w:p w14:paraId="16BA69F3" w14:textId="4EC16B9C" w:rsidR="00AE62E1" w:rsidRDefault="00AE62E1" w:rsidP="001D5AA2">
            <w:pPr>
              <w:jc w:val="center"/>
              <w:rPr>
                <w:lang w:val="en-US"/>
              </w:rPr>
            </w:pPr>
            <w:r>
              <w:rPr>
                <w:lang w:val="en-US"/>
              </w:rPr>
              <w:t>R</w:t>
            </w:r>
            <w:r w:rsidR="001D5AA2">
              <w:rPr>
                <w:lang w:val="en-US"/>
              </w:rPr>
              <w:t xml:space="preserve"> </w:t>
            </w:r>
            <w:r>
              <w:rPr>
                <w:lang w:val="en-US"/>
              </w:rPr>
              <w:t>(µΩ/ft)</w:t>
            </w:r>
          </w:p>
        </w:tc>
        <w:tc>
          <w:tcPr>
            <w:tcW w:w="0" w:type="auto"/>
            <w:shd w:val="clear" w:color="auto" w:fill="5B9BD5" w:themeFill="accent1"/>
            <w:vAlign w:val="center"/>
          </w:tcPr>
          <w:p w14:paraId="166449F3" w14:textId="4F2063FE" w:rsidR="00AE62E1" w:rsidRPr="00C0327B" w:rsidRDefault="00AE62E1" w:rsidP="001D5AA2">
            <w:pPr>
              <w:jc w:val="center"/>
              <w:rPr>
                <w:lang w:val="en-US"/>
              </w:rPr>
            </w:pPr>
            <w:r>
              <w:rPr>
                <w:lang w:val="en-US"/>
              </w:rPr>
              <w:t>X</w:t>
            </w:r>
            <w:r>
              <w:rPr>
                <w:vertAlign w:val="subscript"/>
                <w:lang w:val="en-US"/>
              </w:rPr>
              <w:t>L</w:t>
            </w:r>
            <w:r w:rsidR="001D5AA2">
              <w:rPr>
                <w:vertAlign w:val="subscript"/>
                <w:lang w:val="en-US"/>
              </w:rPr>
              <w:t xml:space="preserve"> </w:t>
            </w:r>
            <w:r>
              <w:rPr>
                <w:lang w:val="en-US"/>
              </w:rPr>
              <w:t>(µΩ/ft)</w:t>
            </w:r>
          </w:p>
        </w:tc>
        <w:tc>
          <w:tcPr>
            <w:tcW w:w="0" w:type="auto"/>
            <w:shd w:val="clear" w:color="auto" w:fill="5B9BD5" w:themeFill="accent1"/>
            <w:vAlign w:val="center"/>
          </w:tcPr>
          <w:p w14:paraId="5EC8D710" w14:textId="746049B8" w:rsidR="00AE62E1" w:rsidRPr="00C0327B" w:rsidRDefault="00AE62E1" w:rsidP="001D5AA2">
            <w:pPr>
              <w:jc w:val="center"/>
              <w:rPr>
                <w:lang w:val="en-US"/>
              </w:rPr>
            </w:pPr>
            <w:r>
              <w:rPr>
                <w:lang w:val="en-US"/>
              </w:rPr>
              <w:t>Capacitance</w:t>
            </w:r>
            <w:r w:rsidR="001D5AA2">
              <w:rPr>
                <w:lang w:val="en-US"/>
              </w:rPr>
              <w:t xml:space="preserve"> </w:t>
            </w:r>
            <w:r>
              <w:rPr>
                <w:lang w:val="en-US"/>
              </w:rPr>
              <w:t>(µF/</w:t>
            </w:r>
            <w:proofErr w:type="spellStart"/>
            <w:r>
              <w:rPr>
                <w:lang w:val="en-US"/>
              </w:rPr>
              <w:t>kft</w:t>
            </w:r>
            <w:proofErr w:type="spellEnd"/>
            <w:r>
              <w:rPr>
                <w:lang w:val="en-US"/>
              </w:rPr>
              <w:t>)</w:t>
            </w:r>
          </w:p>
        </w:tc>
      </w:tr>
      <w:tr w:rsidR="00AE62E1" w14:paraId="48CDFBEF" w14:textId="77777777" w:rsidTr="00AE62E1">
        <w:trPr>
          <w:jc w:val="center"/>
        </w:trPr>
        <w:tc>
          <w:tcPr>
            <w:tcW w:w="0" w:type="auto"/>
            <w:vAlign w:val="center"/>
          </w:tcPr>
          <w:p w14:paraId="531E74AB" w14:textId="77777777" w:rsidR="00AE62E1" w:rsidRDefault="00AE62E1" w:rsidP="00AE62E1">
            <w:pPr>
              <w:jc w:val="center"/>
              <w:rPr>
                <w:lang w:val="en-US"/>
              </w:rPr>
            </w:pPr>
            <w:r>
              <w:t>1250 MCM</w:t>
            </w:r>
          </w:p>
        </w:tc>
        <w:tc>
          <w:tcPr>
            <w:tcW w:w="0" w:type="auto"/>
            <w:vAlign w:val="center"/>
          </w:tcPr>
          <w:p w14:paraId="526EAD9F" w14:textId="77777777" w:rsidR="00AE62E1" w:rsidRDefault="00AE62E1" w:rsidP="00AE62E1">
            <w:pPr>
              <w:jc w:val="center"/>
              <w:rPr>
                <w:lang w:val="en-US"/>
              </w:rPr>
            </w:pPr>
            <w:r>
              <w:rPr>
                <w:lang w:val="en-US"/>
              </w:rPr>
              <w:t>21</w:t>
            </w:r>
          </w:p>
        </w:tc>
        <w:tc>
          <w:tcPr>
            <w:tcW w:w="0" w:type="auto"/>
            <w:vAlign w:val="center"/>
          </w:tcPr>
          <w:p w14:paraId="7B077D02" w14:textId="77777777" w:rsidR="00AE62E1" w:rsidRDefault="00AE62E1" w:rsidP="00AE62E1">
            <w:pPr>
              <w:jc w:val="center"/>
              <w:rPr>
                <w:lang w:val="en-US"/>
              </w:rPr>
            </w:pPr>
            <w:r>
              <w:rPr>
                <w:lang w:val="en-US"/>
              </w:rPr>
              <w:t>36</w:t>
            </w:r>
          </w:p>
        </w:tc>
        <w:tc>
          <w:tcPr>
            <w:tcW w:w="0" w:type="auto"/>
            <w:vAlign w:val="center"/>
          </w:tcPr>
          <w:p w14:paraId="6953A42B" w14:textId="77777777" w:rsidR="00AE62E1" w:rsidRDefault="00AE62E1" w:rsidP="00AE62E1">
            <w:pPr>
              <w:jc w:val="center"/>
              <w:rPr>
                <w:lang w:val="en-US"/>
              </w:rPr>
            </w:pPr>
            <w:r>
              <w:t>0.12009</w:t>
            </w:r>
          </w:p>
        </w:tc>
      </w:tr>
      <w:tr w:rsidR="00AE62E1" w14:paraId="440DCDB2" w14:textId="77777777" w:rsidTr="00AE62E1">
        <w:trPr>
          <w:jc w:val="center"/>
        </w:trPr>
        <w:tc>
          <w:tcPr>
            <w:tcW w:w="0" w:type="auto"/>
            <w:vAlign w:val="center"/>
          </w:tcPr>
          <w:p w14:paraId="2146D266" w14:textId="77777777" w:rsidR="00AE62E1" w:rsidRDefault="00AE62E1" w:rsidP="00AE62E1">
            <w:pPr>
              <w:jc w:val="center"/>
              <w:rPr>
                <w:lang w:val="en-US"/>
              </w:rPr>
            </w:pPr>
            <w:r>
              <w:t>1000 MCM</w:t>
            </w:r>
          </w:p>
        </w:tc>
        <w:tc>
          <w:tcPr>
            <w:tcW w:w="0" w:type="auto"/>
            <w:vAlign w:val="center"/>
          </w:tcPr>
          <w:p w14:paraId="35024CFA" w14:textId="77777777" w:rsidR="00AE62E1" w:rsidRDefault="00AE62E1" w:rsidP="00AE62E1">
            <w:pPr>
              <w:jc w:val="center"/>
              <w:rPr>
                <w:lang w:val="en-US"/>
              </w:rPr>
            </w:pPr>
            <w:r>
              <w:rPr>
                <w:lang w:val="en-US"/>
              </w:rPr>
              <w:t>26</w:t>
            </w:r>
          </w:p>
        </w:tc>
        <w:tc>
          <w:tcPr>
            <w:tcW w:w="0" w:type="auto"/>
            <w:vAlign w:val="center"/>
          </w:tcPr>
          <w:p w14:paraId="344FD5F5" w14:textId="77777777" w:rsidR="00AE62E1" w:rsidRDefault="00AE62E1" w:rsidP="00AE62E1">
            <w:pPr>
              <w:jc w:val="center"/>
              <w:rPr>
                <w:lang w:val="en-US"/>
              </w:rPr>
            </w:pPr>
            <w:r>
              <w:rPr>
                <w:lang w:val="en-US"/>
              </w:rPr>
              <w:t>37</w:t>
            </w:r>
          </w:p>
        </w:tc>
        <w:tc>
          <w:tcPr>
            <w:tcW w:w="0" w:type="auto"/>
            <w:vAlign w:val="center"/>
          </w:tcPr>
          <w:p w14:paraId="75CFE840" w14:textId="77777777" w:rsidR="00AE62E1" w:rsidRDefault="00AE62E1" w:rsidP="00AE62E1">
            <w:pPr>
              <w:jc w:val="center"/>
              <w:rPr>
                <w:lang w:val="en-US"/>
              </w:rPr>
            </w:pPr>
            <w:r>
              <w:t>0.09174</w:t>
            </w:r>
          </w:p>
        </w:tc>
      </w:tr>
      <w:tr w:rsidR="00AE62E1" w14:paraId="69BAC14E" w14:textId="77777777" w:rsidTr="00AE62E1">
        <w:trPr>
          <w:jc w:val="center"/>
        </w:trPr>
        <w:tc>
          <w:tcPr>
            <w:tcW w:w="0" w:type="auto"/>
            <w:vAlign w:val="center"/>
          </w:tcPr>
          <w:p w14:paraId="6098F59C" w14:textId="77777777" w:rsidR="00AE62E1" w:rsidRDefault="00AE62E1" w:rsidP="00AE62E1">
            <w:pPr>
              <w:jc w:val="center"/>
              <w:rPr>
                <w:lang w:val="en-US"/>
              </w:rPr>
            </w:pPr>
            <w:r>
              <w:t>750 MCM</w:t>
            </w:r>
          </w:p>
        </w:tc>
        <w:tc>
          <w:tcPr>
            <w:tcW w:w="0" w:type="auto"/>
            <w:vAlign w:val="center"/>
          </w:tcPr>
          <w:p w14:paraId="67135A9B" w14:textId="77777777" w:rsidR="00AE62E1" w:rsidRDefault="00AE62E1" w:rsidP="00AE62E1">
            <w:pPr>
              <w:jc w:val="center"/>
              <w:rPr>
                <w:lang w:val="en-US"/>
              </w:rPr>
            </w:pPr>
            <w:r>
              <w:rPr>
                <w:lang w:val="en-US"/>
              </w:rPr>
              <w:t>35</w:t>
            </w:r>
          </w:p>
        </w:tc>
        <w:tc>
          <w:tcPr>
            <w:tcW w:w="0" w:type="auto"/>
            <w:vAlign w:val="center"/>
          </w:tcPr>
          <w:p w14:paraId="6C87CC97" w14:textId="77777777" w:rsidR="00AE62E1" w:rsidRDefault="00AE62E1" w:rsidP="00AE62E1">
            <w:pPr>
              <w:jc w:val="center"/>
              <w:rPr>
                <w:lang w:val="en-US"/>
              </w:rPr>
            </w:pPr>
            <w:r>
              <w:rPr>
                <w:lang w:val="en-US"/>
              </w:rPr>
              <w:t>39</w:t>
            </w:r>
          </w:p>
        </w:tc>
        <w:tc>
          <w:tcPr>
            <w:tcW w:w="0" w:type="auto"/>
            <w:vAlign w:val="center"/>
          </w:tcPr>
          <w:p w14:paraId="30C0A65B" w14:textId="77777777" w:rsidR="00AE62E1" w:rsidRDefault="00AE62E1" w:rsidP="00AE62E1">
            <w:pPr>
              <w:jc w:val="center"/>
              <w:rPr>
                <w:lang w:val="en-US"/>
              </w:rPr>
            </w:pPr>
            <w:r>
              <w:t>0.0823</w:t>
            </w:r>
          </w:p>
        </w:tc>
      </w:tr>
      <w:tr w:rsidR="00AE62E1" w14:paraId="077D3FEA" w14:textId="77777777" w:rsidTr="00AE62E1">
        <w:trPr>
          <w:jc w:val="center"/>
        </w:trPr>
        <w:tc>
          <w:tcPr>
            <w:tcW w:w="0" w:type="auto"/>
            <w:vAlign w:val="center"/>
          </w:tcPr>
          <w:p w14:paraId="3C96BBC8" w14:textId="77777777" w:rsidR="00AE62E1" w:rsidRDefault="00AE62E1" w:rsidP="00AE62E1">
            <w:pPr>
              <w:jc w:val="center"/>
              <w:rPr>
                <w:lang w:val="en-US"/>
              </w:rPr>
            </w:pPr>
            <w:r>
              <w:t>500 MCM</w:t>
            </w:r>
          </w:p>
        </w:tc>
        <w:tc>
          <w:tcPr>
            <w:tcW w:w="0" w:type="auto"/>
            <w:vAlign w:val="center"/>
          </w:tcPr>
          <w:p w14:paraId="7DAEB774" w14:textId="77777777" w:rsidR="00AE62E1" w:rsidRDefault="00AE62E1" w:rsidP="00AE62E1">
            <w:pPr>
              <w:jc w:val="center"/>
              <w:rPr>
                <w:lang w:val="en-US"/>
              </w:rPr>
            </w:pPr>
            <w:r>
              <w:rPr>
                <w:lang w:val="en-US"/>
              </w:rPr>
              <w:t>50</w:t>
            </w:r>
          </w:p>
        </w:tc>
        <w:tc>
          <w:tcPr>
            <w:tcW w:w="0" w:type="auto"/>
            <w:vAlign w:val="center"/>
          </w:tcPr>
          <w:p w14:paraId="32C0C824" w14:textId="77777777" w:rsidR="00AE62E1" w:rsidRDefault="00AE62E1" w:rsidP="00AE62E1">
            <w:pPr>
              <w:jc w:val="center"/>
              <w:rPr>
                <w:lang w:val="en-US"/>
              </w:rPr>
            </w:pPr>
            <w:r>
              <w:rPr>
                <w:lang w:val="en-US"/>
              </w:rPr>
              <w:t>42</w:t>
            </w:r>
          </w:p>
        </w:tc>
        <w:tc>
          <w:tcPr>
            <w:tcW w:w="0" w:type="auto"/>
            <w:vAlign w:val="center"/>
          </w:tcPr>
          <w:p w14:paraId="28CACF3E" w14:textId="77777777" w:rsidR="00AE62E1" w:rsidRDefault="00AE62E1" w:rsidP="00AE62E1">
            <w:pPr>
              <w:jc w:val="center"/>
              <w:rPr>
                <w:lang w:val="en-US"/>
              </w:rPr>
            </w:pPr>
            <w:r>
              <w:t>0.07041</w:t>
            </w:r>
          </w:p>
        </w:tc>
      </w:tr>
      <w:tr w:rsidR="00AE62E1" w14:paraId="51BF3442" w14:textId="77777777" w:rsidTr="00AE62E1">
        <w:trPr>
          <w:jc w:val="center"/>
        </w:trPr>
        <w:tc>
          <w:tcPr>
            <w:tcW w:w="0" w:type="auto"/>
            <w:vAlign w:val="center"/>
          </w:tcPr>
          <w:p w14:paraId="6B09A4EF" w14:textId="77777777" w:rsidR="00AE62E1" w:rsidRDefault="00AE62E1" w:rsidP="00AE62E1">
            <w:pPr>
              <w:jc w:val="center"/>
              <w:rPr>
                <w:lang w:val="en-US"/>
              </w:rPr>
            </w:pPr>
            <w:r>
              <w:t>4/0 AWG</w:t>
            </w:r>
          </w:p>
        </w:tc>
        <w:tc>
          <w:tcPr>
            <w:tcW w:w="0" w:type="auto"/>
            <w:vAlign w:val="center"/>
          </w:tcPr>
          <w:p w14:paraId="6C09561D" w14:textId="77777777" w:rsidR="00AE62E1" w:rsidRDefault="00AE62E1" w:rsidP="00AE62E1">
            <w:pPr>
              <w:jc w:val="center"/>
              <w:rPr>
                <w:lang w:val="en-US"/>
              </w:rPr>
            </w:pPr>
            <w:r>
              <w:rPr>
                <w:lang w:val="en-US"/>
              </w:rPr>
              <w:t>118</w:t>
            </w:r>
          </w:p>
        </w:tc>
        <w:tc>
          <w:tcPr>
            <w:tcW w:w="0" w:type="auto"/>
            <w:vAlign w:val="center"/>
          </w:tcPr>
          <w:p w14:paraId="3D3988F3" w14:textId="77777777" w:rsidR="00AE62E1" w:rsidRDefault="00AE62E1" w:rsidP="00AE62E1">
            <w:pPr>
              <w:jc w:val="center"/>
              <w:rPr>
                <w:lang w:val="en-US"/>
              </w:rPr>
            </w:pPr>
            <w:r>
              <w:rPr>
                <w:lang w:val="en-US"/>
              </w:rPr>
              <w:t>46</w:t>
            </w:r>
          </w:p>
        </w:tc>
        <w:tc>
          <w:tcPr>
            <w:tcW w:w="0" w:type="auto"/>
            <w:vAlign w:val="center"/>
          </w:tcPr>
          <w:p w14:paraId="6347BA33" w14:textId="77777777" w:rsidR="00AE62E1" w:rsidRDefault="00AE62E1" w:rsidP="00AE62E1">
            <w:pPr>
              <w:jc w:val="center"/>
              <w:rPr>
                <w:lang w:val="en-US"/>
              </w:rPr>
            </w:pPr>
            <w:r>
              <w:t>0.05273</w:t>
            </w:r>
          </w:p>
        </w:tc>
      </w:tr>
      <w:tr w:rsidR="00AE62E1" w14:paraId="50813415" w14:textId="77777777" w:rsidTr="00AE62E1">
        <w:trPr>
          <w:jc w:val="center"/>
        </w:trPr>
        <w:tc>
          <w:tcPr>
            <w:tcW w:w="0" w:type="auto"/>
            <w:vAlign w:val="center"/>
          </w:tcPr>
          <w:p w14:paraId="2F4499E0" w14:textId="77777777" w:rsidR="00AE62E1" w:rsidRDefault="00AE62E1" w:rsidP="00AE62E1">
            <w:pPr>
              <w:jc w:val="center"/>
              <w:rPr>
                <w:lang w:val="en-US"/>
              </w:rPr>
            </w:pPr>
            <w:r>
              <w:t>1/0 AWG</w:t>
            </w:r>
          </w:p>
        </w:tc>
        <w:tc>
          <w:tcPr>
            <w:tcW w:w="0" w:type="auto"/>
            <w:vAlign w:val="center"/>
          </w:tcPr>
          <w:p w14:paraId="75CFEE4E" w14:textId="77777777" w:rsidR="00AE62E1" w:rsidRDefault="00AE62E1" w:rsidP="00AE62E1">
            <w:pPr>
              <w:jc w:val="center"/>
              <w:rPr>
                <w:lang w:val="en-US"/>
              </w:rPr>
            </w:pPr>
            <w:r>
              <w:rPr>
                <w:lang w:val="en-US"/>
              </w:rPr>
              <w:t>251</w:t>
            </w:r>
          </w:p>
        </w:tc>
        <w:tc>
          <w:tcPr>
            <w:tcW w:w="0" w:type="auto"/>
            <w:vAlign w:val="center"/>
          </w:tcPr>
          <w:p w14:paraId="44F60E90" w14:textId="77777777" w:rsidR="00AE62E1" w:rsidRDefault="00AE62E1" w:rsidP="00AE62E1">
            <w:pPr>
              <w:jc w:val="center"/>
              <w:rPr>
                <w:lang w:val="en-US"/>
              </w:rPr>
            </w:pPr>
            <w:r>
              <w:rPr>
                <w:lang w:val="en-US"/>
              </w:rPr>
              <w:t>52</w:t>
            </w:r>
          </w:p>
        </w:tc>
        <w:tc>
          <w:tcPr>
            <w:tcW w:w="0" w:type="auto"/>
            <w:vAlign w:val="center"/>
          </w:tcPr>
          <w:p w14:paraId="2E997744" w14:textId="77777777" w:rsidR="00AE62E1" w:rsidRDefault="00AE62E1" w:rsidP="00AE62E1">
            <w:pPr>
              <w:jc w:val="center"/>
              <w:rPr>
                <w:lang w:val="en-US"/>
              </w:rPr>
            </w:pPr>
            <w:r>
              <w:t>0.04237</w:t>
            </w:r>
          </w:p>
        </w:tc>
      </w:tr>
    </w:tbl>
    <w:p w14:paraId="07B7F54E" w14:textId="77777777" w:rsidR="00AE62E1" w:rsidRPr="00FB1BD9" w:rsidRDefault="00AE62E1" w:rsidP="00FB1BD9"/>
    <w:p w14:paraId="374A657D" w14:textId="38183FA2" w:rsidR="00AE62E1" w:rsidRDefault="00AE62E1" w:rsidP="00AE62E1">
      <w:pPr>
        <w:pStyle w:val="Caption"/>
        <w:keepNext/>
      </w:pPr>
      <w:bookmarkStart w:id="356" w:name="_Toc2337679"/>
      <w:bookmarkStart w:id="357" w:name="_Toc2347930"/>
      <w:bookmarkStart w:id="358" w:name="_Toc12362491"/>
      <w:bookmarkStart w:id="359" w:name="_Hlk10796108"/>
      <w:r>
        <w:t xml:space="preserve">Table </w:t>
      </w:r>
      <w:r>
        <w:fldChar w:fldCharType="begin"/>
      </w:r>
      <w:r>
        <w:instrText xml:space="preserve"> SEQ Table \* ARABIC </w:instrText>
      </w:r>
      <w:r>
        <w:fldChar w:fldCharType="separate"/>
      </w:r>
      <w:r w:rsidR="004C4C74">
        <w:rPr>
          <w:noProof/>
        </w:rPr>
        <w:t>9</w:t>
      </w:r>
      <w:r>
        <w:fldChar w:fldCharType="end"/>
      </w:r>
      <w:r>
        <w:rPr>
          <w:lang w:val="en-US"/>
        </w:rPr>
        <w:t>. Cable Zero Sequence Impedance</w:t>
      </w:r>
      <w:bookmarkEnd w:id="356"/>
      <w:bookmarkEnd w:id="357"/>
      <w:bookmarkEnd w:id="358"/>
    </w:p>
    <w:tbl>
      <w:tblPr>
        <w:tblStyle w:val="TableGrid"/>
        <w:tblW w:w="0" w:type="auto"/>
        <w:jc w:val="center"/>
        <w:tblLook w:val="04A0" w:firstRow="1" w:lastRow="0" w:firstColumn="1" w:lastColumn="0" w:noHBand="0" w:noVBand="1"/>
      </w:tblPr>
      <w:tblGrid>
        <w:gridCol w:w="1156"/>
        <w:gridCol w:w="980"/>
        <w:gridCol w:w="1053"/>
        <w:gridCol w:w="1881"/>
      </w:tblGrid>
      <w:tr w:rsidR="00AE62E1" w14:paraId="7EBE2974" w14:textId="77777777" w:rsidTr="00AE62E1">
        <w:trPr>
          <w:jc w:val="center"/>
        </w:trPr>
        <w:tc>
          <w:tcPr>
            <w:tcW w:w="0" w:type="auto"/>
            <w:shd w:val="clear" w:color="auto" w:fill="5B9BD5" w:themeFill="accent1"/>
            <w:vAlign w:val="center"/>
          </w:tcPr>
          <w:p w14:paraId="3C243012" w14:textId="77777777" w:rsidR="00AE62E1" w:rsidRDefault="00AE62E1" w:rsidP="00AE62E1">
            <w:pPr>
              <w:jc w:val="center"/>
              <w:rPr>
                <w:lang w:val="en-US"/>
              </w:rPr>
            </w:pPr>
            <w:r>
              <w:rPr>
                <w:lang w:val="en-US"/>
              </w:rPr>
              <w:t>MV cable</w:t>
            </w:r>
          </w:p>
        </w:tc>
        <w:tc>
          <w:tcPr>
            <w:tcW w:w="0" w:type="auto"/>
            <w:shd w:val="clear" w:color="auto" w:fill="5B9BD5" w:themeFill="accent1"/>
            <w:vAlign w:val="center"/>
          </w:tcPr>
          <w:p w14:paraId="7E82857C" w14:textId="6836B778" w:rsidR="00AE62E1" w:rsidRDefault="00AE62E1" w:rsidP="001D5AA2">
            <w:pPr>
              <w:jc w:val="center"/>
              <w:rPr>
                <w:lang w:val="en-US"/>
              </w:rPr>
            </w:pPr>
            <w:r>
              <w:rPr>
                <w:lang w:val="en-US"/>
              </w:rPr>
              <w:t>R</w:t>
            </w:r>
            <w:r w:rsidR="001D5AA2">
              <w:rPr>
                <w:lang w:val="en-US"/>
              </w:rPr>
              <w:t xml:space="preserve"> </w:t>
            </w:r>
            <w:r>
              <w:rPr>
                <w:lang w:val="en-US"/>
              </w:rPr>
              <w:t>(µΩ/ft)</w:t>
            </w:r>
          </w:p>
        </w:tc>
        <w:tc>
          <w:tcPr>
            <w:tcW w:w="0" w:type="auto"/>
            <w:shd w:val="clear" w:color="auto" w:fill="5B9BD5" w:themeFill="accent1"/>
            <w:vAlign w:val="center"/>
          </w:tcPr>
          <w:p w14:paraId="103C63BA" w14:textId="4F15A969" w:rsidR="00AE62E1" w:rsidRPr="00C0327B" w:rsidRDefault="00AE62E1" w:rsidP="001D5AA2">
            <w:pPr>
              <w:jc w:val="center"/>
              <w:rPr>
                <w:lang w:val="en-US"/>
              </w:rPr>
            </w:pPr>
            <w:r>
              <w:rPr>
                <w:lang w:val="en-US"/>
              </w:rPr>
              <w:t>X</w:t>
            </w:r>
            <w:r>
              <w:rPr>
                <w:vertAlign w:val="subscript"/>
                <w:lang w:val="en-US"/>
              </w:rPr>
              <w:t>L</w:t>
            </w:r>
            <w:r w:rsidR="001D5AA2">
              <w:rPr>
                <w:vertAlign w:val="subscript"/>
                <w:lang w:val="en-US"/>
              </w:rPr>
              <w:t xml:space="preserve"> </w:t>
            </w:r>
            <w:r>
              <w:rPr>
                <w:lang w:val="en-US"/>
              </w:rPr>
              <w:t>(µΩ/ft)</w:t>
            </w:r>
          </w:p>
        </w:tc>
        <w:tc>
          <w:tcPr>
            <w:tcW w:w="0" w:type="auto"/>
            <w:shd w:val="clear" w:color="auto" w:fill="5B9BD5" w:themeFill="accent1"/>
            <w:vAlign w:val="center"/>
          </w:tcPr>
          <w:p w14:paraId="33B696A6" w14:textId="6159719F" w:rsidR="00AE62E1" w:rsidRPr="00C0327B" w:rsidRDefault="00AE62E1" w:rsidP="001D5AA2">
            <w:pPr>
              <w:jc w:val="center"/>
              <w:rPr>
                <w:lang w:val="en-US"/>
              </w:rPr>
            </w:pPr>
            <w:r>
              <w:rPr>
                <w:lang w:val="en-US"/>
              </w:rPr>
              <w:t>Capacitance</w:t>
            </w:r>
            <w:r w:rsidR="001D5AA2">
              <w:rPr>
                <w:lang w:val="en-US"/>
              </w:rPr>
              <w:t xml:space="preserve"> </w:t>
            </w:r>
            <w:r>
              <w:rPr>
                <w:lang w:val="en-US"/>
              </w:rPr>
              <w:t>(µF/</w:t>
            </w:r>
            <w:proofErr w:type="spellStart"/>
            <w:r>
              <w:rPr>
                <w:lang w:val="en-US"/>
              </w:rPr>
              <w:t>kft</w:t>
            </w:r>
            <w:proofErr w:type="spellEnd"/>
            <w:r>
              <w:rPr>
                <w:lang w:val="en-US"/>
              </w:rPr>
              <w:t>)</w:t>
            </w:r>
          </w:p>
        </w:tc>
      </w:tr>
      <w:tr w:rsidR="00AE62E1" w14:paraId="0B2A41BF" w14:textId="77777777" w:rsidTr="00AE62E1">
        <w:trPr>
          <w:jc w:val="center"/>
        </w:trPr>
        <w:tc>
          <w:tcPr>
            <w:tcW w:w="0" w:type="auto"/>
            <w:vAlign w:val="center"/>
          </w:tcPr>
          <w:p w14:paraId="60494E76" w14:textId="77777777" w:rsidR="00AE62E1" w:rsidRDefault="00AE62E1" w:rsidP="00AE62E1">
            <w:pPr>
              <w:jc w:val="center"/>
              <w:rPr>
                <w:lang w:val="en-US"/>
              </w:rPr>
            </w:pPr>
            <w:r>
              <w:t>1250 MCM</w:t>
            </w:r>
          </w:p>
        </w:tc>
        <w:tc>
          <w:tcPr>
            <w:tcW w:w="0" w:type="auto"/>
            <w:vAlign w:val="center"/>
          </w:tcPr>
          <w:p w14:paraId="7753E080" w14:textId="77777777" w:rsidR="00AE62E1" w:rsidRDefault="00AE62E1" w:rsidP="00AE62E1">
            <w:pPr>
              <w:jc w:val="center"/>
              <w:rPr>
                <w:lang w:val="en-US"/>
              </w:rPr>
            </w:pPr>
            <w:r>
              <w:rPr>
                <w:lang w:val="en-US"/>
              </w:rPr>
              <w:t>238</w:t>
            </w:r>
          </w:p>
        </w:tc>
        <w:tc>
          <w:tcPr>
            <w:tcW w:w="0" w:type="auto"/>
            <w:vAlign w:val="center"/>
          </w:tcPr>
          <w:p w14:paraId="67D89452" w14:textId="77777777" w:rsidR="00AE62E1" w:rsidRDefault="00AE62E1" w:rsidP="00AE62E1">
            <w:pPr>
              <w:jc w:val="center"/>
              <w:rPr>
                <w:lang w:val="en-US"/>
              </w:rPr>
            </w:pPr>
            <w:r>
              <w:rPr>
                <w:lang w:val="en-US"/>
              </w:rPr>
              <w:t>122</w:t>
            </w:r>
          </w:p>
        </w:tc>
        <w:tc>
          <w:tcPr>
            <w:tcW w:w="0" w:type="auto"/>
            <w:vAlign w:val="center"/>
          </w:tcPr>
          <w:p w14:paraId="7ABEF782" w14:textId="77777777" w:rsidR="00AE62E1" w:rsidRDefault="00AE62E1" w:rsidP="00AE62E1">
            <w:pPr>
              <w:jc w:val="center"/>
              <w:rPr>
                <w:lang w:val="en-US"/>
              </w:rPr>
            </w:pPr>
            <w:r>
              <w:t>0.12009</w:t>
            </w:r>
          </w:p>
        </w:tc>
      </w:tr>
      <w:tr w:rsidR="00AE62E1" w14:paraId="3E4D1A3C" w14:textId="77777777" w:rsidTr="00AE62E1">
        <w:trPr>
          <w:jc w:val="center"/>
        </w:trPr>
        <w:tc>
          <w:tcPr>
            <w:tcW w:w="0" w:type="auto"/>
            <w:vAlign w:val="center"/>
          </w:tcPr>
          <w:p w14:paraId="6F28F840" w14:textId="77777777" w:rsidR="00AE62E1" w:rsidRDefault="00AE62E1" w:rsidP="00AE62E1">
            <w:pPr>
              <w:jc w:val="center"/>
              <w:rPr>
                <w:lang w:val="en-US"/>
              </w:rPr>
            </w:pPr>
            <w:r>
              <w:t>1000 MCM</w:t>
            </w:r>
          </w:p>
        </w:tc>
        <w:tc>
          <w:tcPr>
            <w:tcW w:w="0" w:type="auto"/>
            <w:vAlign w:val="center"/>
          </w:tcPr>
          <w:p w14:paraId="11C8B47A" w14:textId="77777777" w:rsidR="00AE62E1" w:rsidRDefault="00AE62E1" w:rsidP="00AE62E1">
            <w:pPr>
              <w:jc w:val="center"/>
              <w:rPr>
                <w:lang w:val="en-US"/>
              </w:rPr>
            </w:pPr>
            <w:r>
              <w:rPr>
                <w:lang w:val="en-US"/>
              </w:rPr>
              <w:t>277</w:t>
            </w:r>
          </w:p>
        </w:tc>
        <w:tc>
          <w:tcPr>
            <w:tcW w:w="0" w:type="auto"/>
            <w:vAlign w:val="center"/>
          </w:tcPr>
          <w:p w14:paraId="5BC05E4C" w14:textId="77777777" w:rsidR="00AE62E1" w:rsidRDefault="00AE62E1" w:rsidP="00AE62E1">
            <w:pPr>
              <w:jc w:val="center"/>
              <w:rPr>
                <w:lang w:val="en-US"/>
              </w:rPr>
            </w:pPr>
            <w:r>
              <w:rPr>
                <w:lang w:val="en-US"/>
              </w:rPr>
              <w:t>173</w:t>
            </w:r>
          </w:p>
        </w:tc>
        <w:tc>
          <w:tcPr>
            <w:tcW w:w="0" w:type="auto"/>
            <w:vAlign w:val="center"/>
          </w:tcPr>
          <w:p w14:paraId="7DEE695D" w14:textId="77777777" w:rsidR="00AE62E1" w:rsidRDefault="00AE62E1" w:rsidP="00AE62E1">
            <w:pPr>
              <w:jc w:val="center"/>
              <w:rPr>
                <w:lang w:val="en-US"/>
              </w:rPr>
            </w:pPr>
            <w:r>
              <w:t>0.09174</w:t>
            </w:r>
          </w:p>
        </w:tc>
      </w:tr>
      <w:tr w:rsidR="00AE62E1" w14:paraId="79AF520B" w14:textId="77777777" w:rsidTr="00AE62E1">
        <w:trPr>
          <w:jc w:val="center"/>
        </w:trPr>
        <w:tc>
          <w:tcPr>
            <w:tcW w:w="0" w:type="auto"/>
            <w:vAlign w:val="center"/>
          </w:tcPr>
          <w:p w14:paraId="2EF4369B" w14:textId="77777777" w:rsidR="00AE62E1" w:rsidRDefault="00AE62E1" w:rsidP="00AE62E1">
            <w:pPr>
              <w:jc w:val="center"/>
              <w:rPr>
                <w:lang w:val="en-US"/>
              </w:rPr>
            </w:pPr>
            <w:r>
              <w:t>750 MCM</w:t>
            </w:r>
          </w:p>
        </w:tc>
        <w:tc>
          <w:tcPr>
            <w:tcW w:w="0" w:type="auto"/>
            <w:vAlign w:val="center"/>
          </w:tcPr>
          <w:p w14:paraId="69DFA4BC" w14:textId="77777777" w:rsidR="00AE62E1" w:rsidRDefault="00AE62E1" w:rsidP="00AE62E1">
            <w:pPr>
              <w:jc w:val="center"/>
              <w:rPr>
                <w:lang w:val="en-US"/>
              </w:rPr>
            </w:pPr>
            <w:r>
              <w:rPr>
                <w:lang w:val="en-US"/>
              </w:rPr>
              <w:t>233</w:t>
            </w:r>
          </w:p>
        </w:tc>
        <w:tc>
          <w:tcPr>
            <w:tcW w:w="0" w:type="auto"/>
            <w:vAlign w:val="center"/>
          </w:tcPr>
          <w:p w14:paraId="43BFA4A0" w14:textId="77777777" w:rsidR="00AE62E1" w:rsidRDefault="00AE62E1" w:rsidP="00AE62E1">
            <w:pPr>
              <w:jc w:val="center"/>
              <w:rPr>
                <w:lang w:val="en-US"/>
              </w:rPr>
            </w:pPr>
            <w:r>
              <w:rPr>
                <w:lang w:val="en-US"/>
              </w:rPr>
              <w:t>102</w:t>
            </w:r>
          </w:p>
        </w:tc>
        <w:tc>
          <w:tcPr>
            <w:tcW w:w="0" w:type="auto"/>
            <w:vAlign w:val="center"/>
          </w:tcPr>
          <w:p w14:paraId="2A1B7048" w14:textId="77777777" w:rsidR="00AE62E1" w:rsidRDefault="00AE62E1" w:rsidP="00AE62E1">
            <w:pPr>
              <w:jc w:val="center"/>
              <w:rPr>
                <w:lang w:val="en-US"/>
              </w:rPr>
            </w:pPr>
            <w:r>
              <w:t>0.0823</w:t>
            </w:r>
          </w:p>
        </w:tc>
      </w:tr>
      <w:tr w:rsidR="00AE62E1" w14:paraId="424B3083" w14:textId="77777777" w:rsidTr="00AE62E1">
        <w:trPr>
          <w:jc w:val="center"/>
        </w:trPr>
        <w:tc>
          <w:tcPr>
            <w:tcW w:w="0" w:type="auto"/>
            <w:vAlign w:val="center"/>
          </w:tcPr>
          <w:p w14:paraId="55EB72AC" w14:textId="77777777" w:rsidR="00AE62E1" w:rsidRDefault="00AE62E1" w:rsidP="00AE62E1">
            <w:pPr>
              <w:jc w:val="center"/>
              <w:rPr>
                <w:lang w:val="en-US"/>
              </w:rPr>
            </w:pPr>
            <w:r>
              <w:t>500 MCM</w:t>
            </w:r>
          </w:p>
        </w:tc>
        <w:tc>
          <w:tcPr>
            <w:tcW w:w="0" w:type="auto"/>
            <w:vAlign w:val="center"/>
          </w:tcPr>
          <w:p w14:paraId="449B01EE" w14:textId="77777777" w:rsidR="00AE62E1" w:rsidRDefault="00AE62E1" w:rsidP="00AE62E1">
            <w:pPr>
              <w:jc w:val="center"/>
              <w:rPr>
                <w:lang w:val="en-US"/>
              </w:rPr>
            </w:pPr>
            <w:r>
              <w:rPr>
                <w:lang w:val="en-US"/>
              </w:rPr>
              <w:t>300</w:t>
            </w:r>
          </w:p>
        </w:tc>
        <w:tc>
          <w:tcPr>
            <w:tcW w:w="0" w:type="auto"/>
            <w:vAlign w:val="center"/>
          </w:tcPr>
          <w:p w14:paraId="09A5F250" w14:textId="77777777" w:rsidR="00AE62E1" w:rsidRDefault="00AE62E1" w:rsidP="00AE62E1">
            <w:pPr>
              <w:jc w:val="center"/>
              <w:rPr>
                <w:lang w:val="en-US"/>
              </w:rPr>
            </w:pPr>
            <w:r>
              <w:rPr>
                <w:lang w:val="en-US"/>
              </w:rPr>
              <w:t>169</w:t>
            </w:r>
          </w:p>
        </w:tc>
        <w:tc>
          <w:tcPr>
            <w:tcW w:w="0" w:type="auto"/>
            <w:vAlign w:val="center"/>
          </w:tcPr>
          <w:p w14:paraId="3E4D9B4A" w14:textId="77777777" w:rsidR="00AE62E1" w:rsidRDefault="00AE62E1" w:rsidP="00AE62E1">
            <w:pPr>
              <w:jc w:val="center"/>
              <w:rPr>
                <w:lang w:val="en-US"/>
              </w:rPr>
            </w:pPr>
            <w:r>
              <w:t>0.07041</w:t>
            </w:r>
          </w:p>
        </w:tc>
      </w:tr>
      <w:tr w:rsidR="00AE62E1" w14:paraId="5F78C144" w14:textId="77777777" w:rsidTr="00AE62E1">
        <w:trPr>
          <w:jc w:val="center"/>
        </w:trPr>
        <w:tc>
          <w:tcPr>
            <w:tcW w:w="0" w:type="auto"/>
            <w:vAlign w:val="center"/>
          </w:tcPr>
          <w:p w14:paraId="5990E821" w14:textId="77777777" w:rsidR="00AE62E1" w:rsidRDefault="00AE62E1" w:rsidP="00AE62E1">
            <w:pPr>
              <w:jc w:val="center"/>
              <w:rPr>
                <w:lang w:val="en-US"/>
              </w:rPr>
            </w:pPr>
            <w:r>
              <w:t>4/0 AWG</w:t>
            </w:r>
          </w:p>
        </w:tc>
        <w:tc>
          <w:tcPr>
            <w:tcW w:w="0" w:type="auto"/>
            <w:vAlign w:val="center"/>
          </w:tcPr>
          <w:p w14:paraId="27263253" w14:textId="77777777" w:rsidR="00AE62E1" w:rsidRDefault="00AE62E1" w:rsidP="00AE62E1">
            <w:pPr>
              <w:jc w:val="center"/>
              <w:rPr>
                <w:lang w:val="en-US"/>
              </w:rPr>
            </w:pPr>
            <w:r>
              <w:rPr>
                <w:lang w:val="en-US"/>
              </w:rPr>
              <w:t>330</w:t>
            </w:r>
          </w:p>
        </w:tc>
        <w:tc>
          <w:tcPr>
            <w:tcW w:w="0" w:type="auto"/>
            <w:vAlign w:val="center"/>
          </w:tcPr>
          <w:p w14:paraId="7F65690C" w14:textId="77777777" w:rsidR="00AE62E1" w:rsidRDefault="00AE62E1" w:rsidP="00AE62E1">
            <w:pPr>
              <w:jc w:val="center"/>
              <w:rPr>
                <w:lang w:val="en-US"/>
              </w:rPr>
            </w:pPr>
            <w:r>
              <w:rPr>
                <w:lang w:val="en-US"/>
              </w:rPr>
              <w:t>119</w:t>
            </w:r>
          </w:p>
        </w:tc>
        <w:tc>
          <w:tcPr>
            <w:tcW w:w="0" w:type="auto"/>
            <w:vAlign w:val="center"/>
          </w:tcPr>
          <w:p w14:paraId="707BFBD3" w14:textId="77777777" w:rsidR="00AE62E1" w:rsidRDefault="00AE62E1" w:rsidP="00AE62E1">
            <w:pPr>
              <w:jc w:val="center"/>
              <w:rPr>
                <w:lang w:val="en-US"/>
              </w:rPr>
            </w:pPr>
            <w:r>
              <w:t>0.05273</w:t>
            </w:r>
          </w:p>
        </w:tc>
      </w:tr>
      <w:tr w:rsidR="00AE62E1" w14:paraId="00C12BB6" w14:textId="77777777" w:rsidTr="00AE62E1">
        <w:trPr>
          <w:jc w:val="center"/>
        </w:trPr>
        <w:tc>
          <w:tcPr>
            <w:tcW w:w="0" w:type="auto"/>
            <w:vAlign w:val="center"/>
          </w:tcPr>
          <w:p w14:paraId="369B3208" w14:textId="77777777" w:rsidR="00AE62E1" w:rsidRDefault="00AE62E1" w:rsidP="00AE62E1">
            <w:pPr>
              <w:jc w:val="center"/>
              <w:rPr>
                <w:lang w:val="en-US"/>
              </w:rPr>
            </w:pPr>
            <w:r>
              <w:t>1/0 AWG</w:t>
            </w:r>
          </w:p>
        </w:tc>
        <w:tc>
          <w:tcPr>
            <w:tcW w:w="0" w:type="auto"/>
            <w:vAlign w:val="center"/>
          </w:tcPr>
          <w:p w14:paraId="7ADB3F0F" w14:textId="77777777" w:rsidR="00AE62E1" w:rsidRDefault="00AE62E1" w:rsidP="00AE62E1">
            <w:pPr>
              <w:jc w:val="center"/>
              <w:rPr>
                <w:lang w:val="en-US"/>
              </w:rPr>
            </w:pPr>
            <w:r>
              <w:rPr>
                <w:lang w:val="en-US"/>
              </w:rPr>
              <w:t>501</w:t>
            </w:r>
          </w:p>
        </w:tc>
        <w:tc>
          <w:tcPr>
            <w:tcW w:w="0" w:type="auto"/>
            <w:vAlign w:val="center"/>
          </w:tcPr>
          <w:p w14:paraId="480F20B4" w14:textId="77777777" w:rsidR="00AE62E1" w:rsidRDefault="00AE62E1" w:rsidP="00AE62E1">
            <w:pPr>
              <w:jc w:val="center"/>
              <w:rPr>
                <w:lang w:val="en-US"/>
              </w:rPr>
            </w:pPr>
            <w:r>
              <w:rPr>
                <w:lang w:val="en-US"/>
              </w:rPr>
              <w:t>169</w:t>
            </w:r>
          </w:p>
        </w:tc>
        <w:tc>
          <w:tcPr>
            <w:tcW w:w="0" w:type="auto"/>
            <w:vAlign w:val="center"/>
          </w:tcPr>
          <w:p w14:paraId="076675C8" w14:textId="77777777" w:rsidR="00AE62E1" w:rsidRDefault="00AE62E1" w:rsidP="00AE62E1">
            <w:pPr>
              <w:jc w:val="center"/>
              <w:rPr>
                <w:lang w:val="en-US"/>
              </w:rPr>
            </w:pPr>
            <w:r>
              <w:t>0.04237</w:t>
            </w:r>
          </w:p>
        </w:tc>
      </w:tr>
    </w:tbl>
    <w:p w14:paraId="0DB6A57C" w14:textId="7C8F5258" w:rsidR="00FB1BD9" w:rsidRDefault="00FB1BD9" w:rsidP="00FB1BD9"/>
    <w:p w14:paraId="2156F753" w14:textId="77777777" w:rsidR="00FB1BD9" w:rsidRDefault="00FB1BD9">
      <w:pPr>
        <w:spacing w:after="160" w:line="259" w:lineRule="auto"/>
      </w:pPr>
      <w:r>
        <w:br w:type="page"/>
      </w:r>
    </w:p>
    <w:bookmarkEnd w:id="359"/>
    <w:p w14:paraId="44C960B1" w14:textId="77777777" w:rsidR="00AE62E1" w:rsidRPr="00FB1BD9" w:rsidRDefault="00AE62E1" w:rsidP="00FB1BD9"/>
    <w:p w14:paraId="5191C4EA" w14:textId="77777777" w:rsidR="00AE62E1" w:rsidRDefault="00AE62E1" w:rsidP="00D257FE">
      <w:pPr>
        <w:pStyle w:val="ParagraphBody"/>
        <w:numPr>
          <w:ilvl w:val="0"/>
          <w:numId w:val="33"/>
        </w:numPr>
        <w:ind w:left="360" w:hanging="270"/>
      </w:pPr>
      <w:r>
        <w:t>Vestas V110</w:t>
      </w:r>
      <w:r w:rsidRPr="00A56CF7">
        <w:t xml:space="preserve"> 2</w:t>
      </w:r>
      <w:r>
        <w:t>.0</w:t>
      </w:r>
      <w:r w:rsidRPr="00A56CF7">
        <w:t xml:space="preserve"> MW</w:t>
      </w:r>
      <w:r w:rsidRPr="00FD0D94">
        <w:t xml:space="preserve"> </w:t>
      </w:r>
      <w:r>
        <w:t xml:space="preserve">Specifications Based on </w:t>
      </w:r>
      <w:r w:rsidRPr="00180F32">
        <w:rPr>
          <w:u w:val="single"/>
        </w:rPr>
        <w:t>0051-0155_V01 - V100_110-2.0_2.2MW 50_60Hz GenSpec.pdf</w:t>
      </w:r>
      <w:r w:rsidRPr="00832BE7">
        <w:t xml:space="preserve"> and </w:t>
      </w:r>
      <w:r>
        <w:t>Transformer S</w:t>
      </w:r>
      <w:r w:rsidRPr="00FD0D94">
        <w:t>pecifications</w:t>
      </w:r>
      <w:r>
        <w:t xml:space="preserve"> Based on </w:t>
      </w:r>
      <w:r w:rsidRPr="00C36115">
        <w:rPr>
          <w:u w:val="single"/>
        </w:rPr>
        <w:t>29064903 TRAFO 2.2VCS 34.5 D 60 A4 _JST_data.pdf</w:t>
      </w:r>
      <w:r>
        <w:rPr>
          <w:u w:val="single"/>
        </w:rPr>
        <w:t xml:space="preserve">. </w:t>
      </w:r>
    </w:p>
    <w:tbl>
      <w:tblPr>
        <w:tblStyle w:val="TableGrid"/>
        <w:tblW w:w="0" w:type="auto"/>
        <w:tblInd w:w="1165" w:type="dxa"/>
        <w:tblLook w:val="04A0" w:firstRow="1" w:lastRow="0" w:firstColumn="1" w:lastColumn="0" w:noHBand="0" w:noVBand="1"/>
      </w:tblPr>
      <w:tblGrid>
        <w:gridCol w:w="1781"/>
        <w:gridCol w:w="2993"/>
        <w:gridCol w:w="1751"/>
        <w:gridCol w:w="1660"/>
      </w:tblGrid>
      <w:tr w:rsidR="00AE62E1" w:rsidRPr="00B81F64" w14:paraId="55BC74D2" w14:textId="77777777" w:rsidTr="00AE62E1">
        <w:tc>
          <w:tcPr>
            <w:tcW w:w="4950" w:type="dxa"/>
            <w:gridSpan w:val="2"/>
          </w:tcPr>
          <w:p w14:paraId="603C1597"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Rating:</w:t>
            </w:r>
          </w:p>
        </w:tc>
        <w:tc>
          <w:tcPr>
            <w:tcW w:w="3523" w:type="dxa"/>
            <w:gridSpan w:val="2"/>
          </w:tcPr>
          <w:p w14:paraId="7C153C6F"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2.0 MW</w:t>
            </w:r>
          </w:p>
        </w:tc>
      </w:tr>
      <w:tr w:rsidR="00AE62E1" w:rsidRPr="00B81F64" w14:paraId="29CA9729" w14:textId="77777777" w:rsidTr="00AE62E1">
        <w:tc>
          <w:tcPr>
            <w:tcW w:w="4950" w:type="dxa"/>
            <w:gridSpan w:val="2"/>
          </w:tcPr>
          <w:p w14:paraId="39DA77ED"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 xml:space="preserve">Max leading </w:t>
            </w:r>
            <w:proofErr w:type="spellStart"/>
            <w:r w:rsidRPr="00B81F64">
              <w:rPr>
                <w:rFonts w:asciiTheme="minorBidi" w:hAnsiTheme="minorBidi" w:cstheme="minorBidi"/>
                <w:lang w:val="en-US"/>
              </w:rPr>
              <w:t>MVArs</w:t>
            </w:r>
            <w:proofErr w:type="spellEnd"/>
            <w:r w:rsidRPr="00B81F64">
              <w:rPr>
                <w:rFonts w:asciiTheme="minorBidi" w:hAnsiTheme="minorBidi" w:cstheme="minorBidi"/>
                <w:lang w:val="en-US"/>
              </w:rPr>
              <w:t xml:space="preserve">: </w:t>
            </w:r>
          </w:p>
        </w:tc>
        <w:tc>
          <w:tcPr>
            <w:tcW w:w="3523" w:type="dxa"/>
            <w:gridSpan w:val="2"/>
          </w:tcPr>
          <w:p w14:paraId="0D379E8F"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0.406</w:t>
            </w:r>
          </w:p>
        </w:tc>
      </w:tr>
      <w:tr w:rsidR="00AE62E1" w:rsidRPr="00B81F64" w14:paraId="505FD34F" w14:textId="77777777" w:rsidTr="00AE62E1">
        <w:tc>
          <w:tcPr>
            <w:tcW w:w="4950" w:type="dxa"/>
            <w:gridSpan w:val="2"/>
          </w:tcPr>
          <w:p w14:paraId="5C15D71C"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 xml:space="preserve">Max lagging </w:t>
            </w:r>
            <w:proofErr w:type="spellStart"/>
            <w:r w:rsidRPr="00B81F64">
              <w:rPr>
                <w:rFonts w:asciiTheme="minorBidi" w:hAnsiTheme="minorBidi" w:cstheme="minorBidi"/>
                <w:lang w:val="en-US"/>
              </w:rPr>
              <w:t>MVArs</w:t>
            </w:r>
            <w:proofErr w:type="spellEnd"/>
            <w:r w:rsidRPr="00B81F64">
              <w:rPr>
                <w:rFonts w:asciiTheme="minorBidi" w:hAnsiTheme="minorBidi" w:cstheme="minorBidi"/>
                <w:lang w:val="en-US"/>
              </w:rPr>
              <w:t>:</w:t>
            </w:r>
          </w:p>
        </w:tc>
        <w:tc>
          <w:tcPr>
            <w:tcW w:w="3523" w:type="dxa"/>
            <w:gridSpan w:val="2"/>
          </w:tcPr>
          <w:p w14:paraId="4CEA377F"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0.583</w:t>
            </w:r>
          </w:p>
        </w:tc>
      </w:tr>
      <w:tr w:rsidR="00AE62E1" w:rsidRPr="00B81F64" w14:paraId="7D497253" w14:textId="77777777" w:rsidTr="00AE62E1">
        <w:tc>
          <w:tcPr>
            <w:tcW w:w="4950" w:type="dxa"/>
            <w:gridSpan w:val="2"/>
          </w:tcPr>
          <w:p w14:paraId="073A652E"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Turbine Transformer Voltage:</w:t>
            </w:r>
          </w:p>
        </w:tc>
        <w:tc>
          <w:tcPr>
            <w:tcW w:w="3523" w:type="dxa"/>
            <w:gridSpan w:val="2"/>
          </w:tcPr>
          <w:p w14:paraId="66484344"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34.5kV/0.69 kV</w:t>
            </w:r>
          </w:p>
        </w:tc>
      </w:tr>
      <w:tr w:rsidR="00AE62E1" w:rsidRPr="00B81F64" w14:paraId="692DA879" w14:textId="77777777" w:rsidTr="00AE62E1">
        <w:tc>
          <w:tcPr>
            <w:tcW w:w="4950" w:type="dxa"/>
            <w:gridSpan w:val="2"/>
          </w:tcPr>
          <w:p w14:paraId="05B3C634"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Turbine Transformer Winding configuration:</w:t>
            </w:r>
          </w:p>
        </w:tc>
        <w:tc>
          <w:tcPr>
            <w:tcW w:w="3523" w:type="dxa"/>
            <w:gridSpan w:val="2"/>
          </w:tcPr>
          <w:p w14:paraId="5CC769AB"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Dyn5</w:t>
            </w:r>
          </w:p>
        </w:tc>
      </w:tr>
      <w:tr w:rsidR="00AE62E1" w:rsidRPr="00B81F64" w14:paraId="37DF5028" w14:textId="77777777" w:rsidTr="00AE62E1">
        <w:tc>
          <w:tcPr>
            <w:tcW w:w="4950" w:type="dxa"/>
            <w:gridSpan w:val="2"/>
          </w:tcPr>
          <w:p w14:paraId="17A5249E"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Turbine Transformer No load losses:</w:t>
            </w:r>
          </w:p>
        </w:tc>
        <w:tc>
          <w:tcPr>
            <w:tcW w:w="3523" w:type="dxa"/>
            <w:gridSpan w:val="2"/>
          </w:tcPr>
          <w:p w14:paraId="357A8223" w14:textId="0063ACA1" w:rsidR="00AE62E1" w:rsidRPr="00B81F64" w:rsidRDefault="00D40FB1" w:rsidP="00AE62E1">
            <w:pPr>
              <w:rPr>
                <w:rFonts w:asciiTheme="minorBidi" w:hAnsiTheme="minorBidi" w:cstheme="minorBidi"/>
                <w:lang w:val="en-US"/>
              </w:rPr>
            </w:pPr>
            <w:r>
              <w:rPr>
                <w:rFonts w:asciiTheme="minorBidi" w:hAnsiTheme="minorBidi" w:cstheme="minorBidi"/>
                <w:lang w:val="en-US"/>
              </w:rPr>
              <w:t>7.5</w:t>
            </w:r>
            <w:r w:rsidR="00AE62E1" w:rsidRPr="00B81F64">
              <w:rPr>
                <w:rFonts w:asciiTheme="minorBidi" w:hAnsiTheme="minorBidi" w:cstheme="minorBidi"/>
                <w:lang w:val="en-US"/>
              </w:rPr>
              <w:t xml:space="preserve"> kW</w:t>
            </w:r>
            <w:r w:rsidR="00AE62E1">
              <w:rPr>
                <w:rFonts w:asciiTheme="minorBidi" w:hAnsiTheme="minorBidi" w:cstheme="minorBidi"/>
                <w:lang w:val="en-US"/>
              </w:rPr>
              <w:t xml:space="preserve"> @ V= 1.</w:t>
            </w:r>
            <w:r>
              <w:rPr>
                <w:rFonts w:asciiTheme="minorBidi" w:hAnsiTheme="minorBidi" w:cstheme="minorBidi"/>
                <w:lang w:val="en-US"/>
              </w:rPr>
              <w:t>1</w:t>
            </w:r>
            <w:r w:rsidR="00AE62E1">
              <w:rPr>
                <w:rFonts w:asciiTheme="minorBidi" w:hAnsiTheme="minorBidi" w:cstheme="minorBidi"/>
                <w:lang w:val="en-US"/>
              </w:rPr>
              <w:t xml:space="preserve"> </w:t>
            </w:r>
            <w:proofErr w:type="spellStart"/>
            <w:r w:rsidR="00AE62E1">
              <w:rPr>
                <w:rFonts w:asciiTheme="minorBidi" w:hAnsiTheme="minorBidi" w:cstheme="minorBidi"/>
                <w:lang w:val="en-US"/>
              </w:rPr>
              <w:t>pu</w:t>
            </w:r>
            <w:proofErr w:type="spellEnd"/>
          </w:p>
        </w:tc>
      </w:tr>
      <w:tr w:rsidR="00AE62E1" w:rsidRPr="00B81F64" w14:paraId="2F88C1E3" w14:textId="77777777" w:rsidTr="00AE62E1">
        <w:tc>
          <w:tcPr>
            <w:tcW w:w="4950" w:type="dxa"/>
            <w:gridSpan w:val="2"/>
          </w:tcPr>
          <w:p w14:paraId="0D12E766"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 xml:space="preserve">Hub Height: </w:t>
            </w:r>
          </w:p>
        </w:tc>
        <w:tc>
          <w:tcPr>
            <w:tcW w:w="3523" w:type="dxa"/>
            <w:gridSpan w:val="2"/>
          </w:tcPr>
          <w:p w14:paraId="2943F7DE"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80 meters</w:t>
            </w:r>
          </w:p>
        </w:tc>
      </w:tr>
      <w:tr w:rsidR="00AE62E1" w:rsidRPr="00B81F64" w14:paraId="7CC62783" w14:textId="77777777" w:rsidTr="00AE62E1">
        <w:tc>
          <w:tcPr>
            <w:tcW w:w="1826" w:type="dxa"/>
            <w:vMerge w:val="restart"/>
          </w:tcPr>
          <w:p w14:paraId="2C82EAD2" w14:textId="77777777" w:rsidR="00AE62E1" w:rsidRPr="00B81F64" w:rsidRDefault="00AE62E1" w:rsidP="00AE62E1">
            <w:pPr>
              <w:rPr>
                <w:rFonts w:asciiTheme="minorBidi" w:hAnsiTheme="minorBidi" w:cstheme="minorBidi"/>
                <w:lang w:val="en-US"/>
              </w:rPr>
            </w:pPr>
            <w:proofErr w:type="spellStart"/>
            <w:r>
              <w:rPr>
                <w:rFonts w:asciiTheme="minorBidi" w:hAnsiTheme="minorBidi" w:cstheme="minorBidi"/>
                <w:lang w:val="en-US"/>
              </w:rPr>
              <w:t>Downtower</w:t>
            </w:r>
            <w:proofErr w:type="spellEnd"/>
            <w:r>
              <w:rPr>
                <w:rFonts w:asciiTheme="minorBidi" w:hAnsiTheme="minorBidi" w:cstheme="minorBidi"/>
                <w:lang w:val="en-US"/>
              </w:rPr>
              <w:t xml:space="preserve"> cable</w:t>
            </w:r>
            <w:r w:rsidRPr="00B81F64">
              <w:rPr>
                <w:rFonts w:asciiTheme="minorBidi" w:hAnsiTheme="minorBidi" w:cstheme="minorBidi"/>
                <w:lang w:val="en-US"/>
              </w:rPr>
              <w:t>:</w:t>
            </w:r>
          </w:p>
        </w:tc>
        <w:tc>
          <w:tcPr>
            <w:tcW w:w="3124" w:type="dxa"/>
          </w:tcPr>
          <w:p w14:paraId="35774D76" w14:textId="77777777" w:rsidR="00AE62E1" w:rsidRPr="00B81F64" w:rsidRDefault="00AE62E1" w:rsidP="00AE62E1">
            <w:pPr>
              <w:rPr>
                <w:rFonts w:asciiTheme="minorBidi" w:hAnsiTheme="minorBidi" w:cstheme="minorBidi"/>
                <w:lang w:val="en-US"/>
              </w:rPr>
            </w:pPr>
            <w:r>
              <w:rPr>
                <w:rFonts w:asciiTheme="minorBidi" w:hAnsiTheme="minorBidi" w:cstheme="minorBidi"/>
                <w:lang w:val="en-US"/>
              </w:rPr>
              <w:t>Vendor:</w:t>
            </w:r>
          </w:p>
        </w:tc>
        <w:tc>
          <w:tcPr>
            <w:tcW w:w="3523" w:type="dxa"/>
            <w:gridSpan w:val="2"/>
          </w:tcPr>
          <w:p w14:paraId="3CE3732C" w14:textId="77777777" w:rsidR="00AE62E1" w:rsidRPr="00B81F64" w:rsidRDefault="00AE62E1" w:rsidP="00AE62E1">
            <w:pPr>
              <w:rPr>
                <w:rFonts w:asciiTheme="minorBidi" w:hAnsiTheme="minorBidi" w:cstheme="minorBidi"/>
                <w:lang w:val="en-US"/>
              </w:rPr>
            </w:pPr>
            <w:proofErr w:type="spellStart"/>
            <w:r w:rsidRPr="00B81F64">
              <w:rPr>
                <w:rFonts w:asciiTheme="minorBidi" w:hAnsiTheme="minorBidi" w:cstheme="minorBidi"/>
                <w:lang w:val="en-US"/>
              </w:rPr>
              <w:t>Nexan</w:t>
            </w:r>
            <w:proofErr w:type="spellEnd"/>
          </w:p>
        </w:tc>
      </w:tr>
      <w:tr w:rsidR="00AE62E1" w:rsidRPr="00B81F64" w14:paraId="7E09AB9C" w14:textId="77777777" w:rsidTr="00AE62E1">
        <w:tc>
          <w:tcPr>
            <w:tcW w:w="1826" w:type="dxa"/>
            <w:vMerge/>
          </w:tcPr>
          <w:p w14:paraId="58E6C633" w14:textId="77777777" w:rsidR="00AE62E1" w:rsidRPr="00B81F64" w:rsidRDefault="00AE62E1" w:rsidP="00AE62E1">
            <w:pPr>
              <w:rPr>
                <w:rFonts w:asciiTheme="minorBidi" w:hAnsiTheme="minorBidi" w:cstheme="minorBidi"/>
                <w:lang w:val="en-US"/>
              </w:rPr>
            </w:pPr>
          </w:p>
        </w:tc>
        <w:tc>
          <w:tcPr>
            <w:tcW w:w="3124" w:type="dxa"/>
          </w:tcPr>
          <w:p w14:paraId="284E64E0" w14:textId="77777777" w:rsidR="00AE62E1" w:rsidRPr="00B81F64" w:rsidRDefault="00AE62E1" w:rsidP="00AE62E1">
            <w:pPr>
              <w:rPr>
                <w:rFonts w:asciiTheme="minorBidi" w:hAnsiTheme="minorBidi" w:cstheme="minorBidi"/>
                <w:lang w:val="en-US"/>
              </w:rPr>
            </w:pPr>
            <w:r>
              <w:rPr>
                <w:rFonts w:asciiTheme="minorBidi" w:hAnsiTheme="minorBidi" w:cstheme="minorBidi"/>
                <w:lang w:val="en-US"/>
              </w:rPr>
              <w:t xml:space="preserve">Positive sequence resistance: </w:t>
            </w:r>
          </w:p>
        </w:tc>
        <w:tc>
          <w:tcPr>
            <w:tcW w:w="3523" w:type="dxa"/>
            <w:gridSpan w:val="2"/>
          </w:tcPr>
          <w:p w14:paraId="6280B0C0" w14:textId="77777777" w:rsidR="00AE62E1" w:rsidRPr="00B81F64" w:rsidRDefault="00AE62E1" w:rsidP="00AE62E1">
            <w:pPr>
              <w:rPr>
                <w:rFonts w:asciiTheme="minorBidi" w:hAnsiTheme="minorBidi" w:cstheme="minorBidi"/>
                <w:lang w:val="en-US"/>
              </w:rPr>
            </w:pPr>
            <w:r>
              <w:rPr>
                <w:rFonts w:asciiTheme="minorBidi" w:hAnsiTheme="minorBidi" w:cstheme="minorBidi"/>
                <w:lang w:val="en-US"/>
              </w:rPr>
              <w:t>0.347 Ohm/km</w:t>
            </w:r>
          </w:p>
        </w:tc>
      </w:tr>
      <w:tr w:rsidR="00AE62E1" w:rsidRPr="00B81F64" w14:paraId="7442EDFA" w14:textId="77777777" w:rsidTr="00AE62E1">
        <w:tc>
          <w:tcPr>
            <w:tcW w:w="1826" w:type="dxa"/>
            <w:vMerge/>
          </w:tcPr>
          <w:p w14:paraId="54097529" w14:textId="77777777" w:rsidR="00AE62E1" w:rsidRPr="00B81F64" w:rsidRDefault="00AE62E1" w:rsidP="00AE62E1">
            <w:pPr>
              <w:rPr>
                <w:rFonts w:asciiTheme="minorBidi" w:hAnsiTheme="minorBidi" w:cstheme="minorBidi"/>
                <w:lang w:val="en-US"/>
              </w:rPr>
            </w:pPr>
          </w:p>
        </w:tc>
        <w:tc>
          <w:tcPr>
            <w:tcW w:w="3124" w:type="dxa"/>
          </w:tcPr>
          <w:p w14:paraId="09E0788B" w14:textId="77777777" w:rsidR="00AE62E1" w:rsidRPr="00B81F64" w:rsidRDefault="00AE62E1" w:rsidP="00AE62E1">
            <w:pPr>
              <w:rPr>
                <w:rFonts w:asciiTheme="minorBidi" w:hAnsiTheme="minorBidi" w:cstheme="minorBidi"/>
                <w:lang w:val="en-US"/>
              </w:rPr>
            </w:pPr>
            <w:r>
              <w:rPr>
                <w:rFonts w:asciiTheme="minorBidi" w:hAnsiTheme="minorBidi" w:cstheme="minorBidi"/>
                <w:lang w:val="en-US"/>
              </w:rPr>
              <w:t>Positive sequence reactance:</w:t>
            </w:r>
          </w:p>
        </w:tc>
        <w:tc>
          <w:tcPr>
            <w:tcW w:w="3523" w:type="dxa"/>
            <w:gridSpan w:val="2"/>
          </w:tcPr>
          <w:p w14:paraId="037D2D63" w14:textId="77777777" w:rsidR="00AE62E1" w:rsidRPr="00B81F64" w:rsidRDefault="00AE62E1" w:rsidP="00AE62E1">
            <w:pPr>
              <w:rPr>
                <w:rFonts w:asciiTheme="minorBidi" w:hAnsiTheme="minorBidi" w:cstheme="minorBidi"/>
                <w:lang w:val="en-US"/>
              </w:rPr>
            </w:pPr>
            <w:r>
              <w:rPr>
                <w:rFonts w:asciiTheme="minorBidi" w:hAnsiTheme="minorBidi" w:cstheme="minorBidi"/>
                <w:lang w:val="en-US"/>
              </w:rPr>
              <w:t>0.272 Ohm/km</w:t>
            </w:r>
          </w:p>
        </w:tc>
      </w:tr>
      <w:tr w:rsidR="00AE62E1" w:rsidRPr="00B81F64" w14:paraId="0F6C32EE" w14:textId="77777777" w:rsidTr="00AE62E1">
        <w:tc>
          <w:tcPr>
            <w:tcW w:w="1826" w:type="dxa"/>
            <w:vMerge/>
          </w:tcPr>
          <w:p w14:paraId="46B086CE" w14:textId="77777777" w:rsidR="00AE62E1" w:rsidRPr="00B81F64" w:rsidRDefault="00AE62E1" w:rsidP="00AE62E1">
            <w:pPr>
              <w:rPr>
                <w:rFonts w:asciiTheme="minorBidi" w:hAnsiTheme="minorBidi" w:cstheme="minorBidi"/>
                <w:lang w:val="en-US"/>
              </w:rPr>
            </w:pPr>
          </w:p>
        </w:tc>
        <w:tc>
          <w:tcPr>
            <w:tcW w:w="3124" w:type="dxa"/>
          </w:tcPr>
          <w:p w14:paraId="7D3077C1" w14:textId="77777777" w:rsidR="00AE62E1" w:rsidRDefault="00AE62E1" w:rsidP="00AE62E1">
            <w:pPr>
              <w:rPr>
                <w:rFonts w:asciiTheme="minorBidi" w:hAnsiTheme="minorBidi" w:cstheme="minorBidi"/>
                <w:lang w:val="en-US"/>
              </w:rPr>
            </w:pPr>
            <w:r>
              <w:rPr>
                <w:rFonts w:asciiTheme="minorBidi" w:hAnsiTheme="minorBidi" w:cstheme="minorBidi"/>
                <w:lang w:val="en-US"/>
              </w:rPr>
              <w:t>Positive sequence capacitance:</w:t>
            </w:r>
          </w:p>
        </w:tc>
        <w:tc>
          <w:tcPr>
            <w:tcW w:w="3523" w:type="dxa"/>
            <w:gridSpan w:val="2"/>
          </w:tcPr>
          <w:p w14:paraId="476F2F08" w14:textId="77777777" w:rsidR="00AE62E1" w:rsidRDefault="00AE62E1" w:rsidP="00AE62E1">
            <w:pPr>
              <w:rPr>
                <w:rFonts w:asciiTheme="minorBidi" w:hAnsiTheme="minorBidi" w:cstheme="minorBidi"/>
                <w:lang w:val="en-US"/>
              </w:rPr>
            </w:pPr>
            <w:r>
              <w:rPr>
                <w:rFonts w:asciiTheme="minorBidi" w:hAnsiTheme="minorBidi" w:cstheme="minorBidi"/>
                <w:lang w:val="en-US"/>
              </w:rPr>
              <w:t xml:space="preserve">0.25 </w:t>
            </w:r>
            <w:proofErr w:type="spellStart"/>
            <w:r>
              <w:rPr>
                <w:rFonts w:asciiTheme="minorBidi" w:hAnsiTheme="minorBidi" w:cstheme="minorBidi"/>
                <w:lang w:val="en-US"/>
              </w:rPr>
              <w:t>microF</w:t>
            </w:r>
            <w:proofErr w:type="spellEnd"/>
            <w:r>
              <w:rPr>
                <w:rFonts w:asciiTheme="minorBidi" w:hAnsiTheme="minorBidi" w:cstheme="minorBidi"/>
                <w:lang w:val="en-US"/>
              </w:rPr>
              <w:t>/km</w:t>
            </w:r>
          </w:p>
        </w:tc>
      </w:tr>
      <w:tr w:rsidR="00AE62E1" w:rsidRPr="00B81F64" w14:paraId="18977119" w14:textId="77777777" w:rsidTr="00AE62E1">
        <w:trPr>
          <w:trHeight w:val="160"/>
        </w:trPr>
        <w:tc>
          <w:tcPr>
            <w:tcW w:w="4950" w:type="dxa"/>
            <w:gridSpan w:val="2"/>
            <w:vMerge w:val="restart"/>
          </w:tcPr>
          <w:p w14:paraId="44EA92F3"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DETC</w:t>
            </w:r>
            <w:r>
              <w:rPr>
                <w:rFonts w:asciiTheme="minorBidi" w:hAnsiTheme="minorBidi" w:cstheme="minorBidi"/>
                <w:lang w:val="en-US"/>
              </w:rPr>
              <w:t>:</w:t>
            </w:r>
          </w:p>
        </w:tc>
        <w:tc>
          <w:tcPr>
            <w:tcW w:w="1800" w:type="dxa"/>
          </w:tcPr>
          <w:p w14:paraId="761460D8"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Regulated bus</w:t>
            </w:r>
          </w:p>
        </w:tc>
        <w:tc>
          <w:tcPr>
            <w:tcW w:w="1723" w:type="dxa"/>
          </w:tcPr>
          <w:p w14:paraId="06D4463E"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Low voltage bus</w:t>
            </w:r>
          </w:p>
        </w:tc>
      </w:tr>
      <w:tr w:rsidR="00AE62E1" w:rsidRPr="00B81F64" w14:paraId="6320AFCA" w14:textId="77777777" w:rsidTr="00AE62E1">
        <w:trPr>
          <w:trHeight w:val="158"/>
        </w:trPr>
        <w:tc>
          <w:tcPr>
            <w:tcW w:w="4950" w:type="dxa"/>
            <w:gridSpan w:val="2"/>
            <w:vMerge/>
          </w:tcPr>
          <w:p w14:paraId="04DA84E2" w14:textId="77777777" w:rsidR="00AE62E1" w:rsidRPr="00B81F64" w:rsidRDefault="00AE62E1" w:rsidP="00AE62E1">
            <w:pPr>
              <w:rPr>
                <w:rFonts w:asciiTheme="minorBidi" w:hAnsiTheme="minorBidi" w:cstheme="minorBidi"/>
                <w:lang w:val="en-US"/>
              </w:rPr>
            </w:pPr>
          </w:p>
        </w:tc>
        <w:tc>
          <w:tcPr>
            <w:tcW w:w="1800" w:type="dxa"/>
          </w:tcPr>
          <w:p w14:paraId="4E287970"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Min/Max tap</w:t>
            </w:r>
          </w:p>
        </w:tc>
        <w:tc>
          <w:tcPr>
            <w:tcW w:w="1723" w:type="dxa"/>
          </w:tcPr>
          <w:p w14:paraId="01C7A564"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±5%</w:t>
            </w:r>
          </w:p>
        </w:tc>
      </w:tr>
      <w:tr w:rsidR="00AE62E1" w:rsidRPr="00B81F64" w14:paraId="6B83B71C" w14:textId="77777777" w:rsidTr="00AE62E1">
        <w:trPr>
          <w:trHeight w:val="158"/>
        </w:trPr>
        <w:tc>
          <w:tcPr>
            <w:tcW w:w="4950" w:type="dxa"/>
            <w:gridSpan w:val="2"/>
            <w:vMerge/>
            <w:tcBorders>
              <w:bottom w:val="single" w:sz="4" w:space="0" w:color="auto"/>
            </w:tcBorders>
          </w:tcPr>
          <w:p w14:paraId="7804B6A4" w14:textId="77777777" w:rsidR="00AE62E1" w:rsidRPr="00B81F64" w:rsidRDefault="00AE62E1" w:rsidP="00AE62E1">
            <w:pPr>
              <w:rPr>
                <w:rFonts w:asciiTheme="minorBidi" w:hAnsiTheme="minorBidi" w:cstheme="minorBidi"/>
                <w:lang w:val="en-US"/>
              </w:rPr>
            </w:pPr>
          </w:p>
        </w:tc>
        <w:tc>
          <w:tcPr>
            <w:tcW w:w="1800" w:type="dxa"/>
          </w:tcPr>
          <w:p w14:paraId="67DFB5C0"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Number of taps</w:t>
            </w:r>
          </w:p>
        </w:tc>
        <w:tc>
          <w:tcPr>
            <w:tcW w:w="1723" w:type="dxa"/>
          </w:tcPr>
          <w:p w14:paraId="0C4C707A"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5</w:t>
            </w:r>
          </w:p>
        </w:tc>
      </w:tr>
      <w:tr w:rsidR="00AE62E1" w:rsidRPr="00B81F64" w14:paraId="379816DB" w14:textId="77777777" w:rsidTr="00AE62E1">
        <w:trPr>
          <w:trHeight w:val="104"/>
        </w:trPr>
        <w:tc>
          <w:tcPr>
            <w:tcW w:w="4950" w:type="dxa"/>
            <w:gridSpan w:val="2"/>
            <w:vMerge w:val="restart"/>
            <w:tcBorders>
              <w:bottom w:val="single" w:sz="4" w:space="0" w:color="auto"/>
            </w:tcBorders>
          </w:tcPr>
          <w:p w14:paraId="37148F41"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 xml:space="preserve">Positive Sequence Impedance </w:t>
            </w:r>
            <w:r w:rsidRPr="00B81F64">
              <w:rPr>
                <w:rStyle w:val="MissingInfoChar"/>
                <w:rFonts w:asciiTheme="minorBidi" w:hAnsiTheme="minorBidi" w:cstheme="minorBidi"/>
                <w:b w:val="0"/>
                <w:bCs w:val="0"/>
              </w:rPr>
              <w:t>[base=2.08 MVA]:</w:t>
            </w:r>
          </w:p>
        </w:tc>
        <w:tc>
          <w:tcPr>
            <w:tcW w:w="1800" w:type="dxa"/>
          </w:tcPr>
          <w:p w14:paraId="2AC8819D"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Z%</w:t>
            </w:r>
          </w:p>
        </w:tc>
        <w:tc>
          <w:tcPr>
            <w:tcW w:w="1723" w:type="dxa"/>
          </w:tcPr>
          <w:p w14:paraId="69212512"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11.66</w:t>
            </w:r>
          </w:p>
        </w:tc>
      </w:tr>
      <w:tr w:rsidR="00AE62E1" w:rsidRPr="00B81F64" w14:paraId="6C9A3B58" w14:textId="77777777" w:rsidTr="00AE62E1">
        <w:trPr>
          <w:trHeight w:val="103"/>
        </w:trPr>
        <w:tc>
          <w:tcPr>
            <w:tcW w:w="4950" w:type="dxa"/>
            <w:gridSpan w:val="2"/>
            <w:vMerge/>
          </w:tcPr>
          <w:p w14:paraId="60B197F0" w14:textId="77777777" w:rsidR="00AE62E1" w:rsidRPr="00B81F64" w:rsidRDefault="00AE62E1" w:rsidP="00AE62E1">
            <w:pPr>
              <w:rPr>
                <w:rFonts w:asciiTheme="minorBidi" w:hAnsiTheme="minorBidi" w:cstheme="minorBidi"/>
                <w:lang w:val="en-US"/>
              </w:rPr>
            </w:pPr>
          </w:p>
        </w:tc>
        <w:tc>
          <w:tcPr>
            <w:tcW w:w="1800" w:type="dxa"/>
          </w:tcPr>
          <w:p w14:paraId="181EBDDD"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X/R</w:t>
            </w:r>
          </w:p>
        </w:tc>
        <w:tc>
          <w:tcPr>
            <w:tcW w:w="1723" w:type="dxa"/>
          </w:tcPr>
          <w:p w14:paraId="6E667B6F" w14:textId="77777777" w:rsidR="00AE62E1" w:rsidRPr="00B81F64" w:rsidRDefault="00AE62E1" w:rsidP="00AE62E1">
            <w:pPr>
              <w:rPr>
                <w:rFonts w:asciiTheme="minorBidi" w:hAnsiTheme="minorBidi" w:cstheme="minorBidi"/>
                <w:lang w:val="en-US"/>
              </w:rPr>
            </w:pPr>
            <w:r w:rsidRPr="00B81F64">
              <w:rPr>
                <w:rFonts w:asciiTheme="minorBidi" w:hAnsiTheme="minorBidi" w:cstheme="minorBidi"/>
                <w:lang w:val="en-US"/>
              </w:rPr>
              <w:t>14.468</w:t>
            </w:r>
          </w:p>
        </w:tc>
      </w:tr>
    </w:tbl>
    <w:p w14:paraId="73E3A011" w14:textId="77777777" w:rsidR="00AE62E1" w:rsidRPr="004B411F" w:rsidRDefault="00AE62E1" w:rsidP="00AE62E1">
      <w:pPr>
        <w:rPr>
          <w:lang w:val="en-US"/>
        </w:rPr>
      </w:pPr>
    </w:p>
    <w:p w14:paraId="2933D90E" w14:textId="77777777" w:rsidR="00AE62E1" w:rsidRDefault="00AE62E1" w:rsidP="00D257FE">
      <w:pPr>
        <w:pStyle w:val="ParagraphBody"/>
        <w:numPr>
          <w:ilvl w:val="0"/>
          <w:numId w:val="33"/>
        </w:numPr>
        <w:ind w:left="360" w:hanging="270"/>
      </w:pPr>
      <w:r>
        <w:t xml:space="preserve">Vestas </w:t>
      </w:r>
      <w:r w:rsidRPr="00A56CF7">
        <w:t>V136 4.</w:t>
      </w:r>
      <w:r>
        <w:rPr>
          <w:rFonts w:hint="cs"/>
          <w:rtl/>
        </w:rPr>
        <w:t>3</w:t>
      </w:r>
      <w:r w:rsidRPr="00A56CF7">
        <w:t xml:space="preserve"> MW</w:t>
      </w:r>
      <w:r w:rsidRPr="00FD0D94">
        <w:t xml:space="preserve"> </w:t>
      </w:r>
      <w:r>
        <w:t>S</w:t>
      </w:r>
      <w:r w:rsidRPr="00FD0D94">
        <w:t>pecifications</w:t>
      </w:r>
      <w:r>
        <w:t xml:space="preserve"> Based on </w:t>
      </w:r>
      <w:r w:rsidRPr="00302E82">
        <w:rPr>
          <w:u w:val="single"/>
        </w:rPr>
        <w:t>TB Flats TSA Ex. B.1.1.</w:t>
      </w:r>
      <w:proofErr w:type="gramStart"/>
      <w:r w:rsidRPr="00302E82">
        <w:rPr>
          <w:u w:val="single"/>
        </w:rPr>
        <w:t>2.b</w:t>
      </w:r>
      <w:proofErr w:type="gramEnd"/>
      <w:r w:rsidRPr="00302E82">
        <w:rPr>
          <w:u w:val="single"/>
        </w:rPr>
        <w:t xml:space="preserve"> Performance Specification (V136)</w:t>
      </w:r>
      <w:r w:rsidRPr="00180F32">
        <w:rPr>
          <w:u w:val="single"/>
        </w:rPr>
        <w:t>.pdf</w:t>
      </w:r>
      <w:r>
        <w:t xml:space="preserve"> and Transformer Specifications Based on </w:t>
      </w:r>
      <w:r w:rsidRPr="007B4D59">
        <w:rPr>
          <w:u w:val="single"/>
        </w:rPr>
        <w:t>180813_5150kVA_345kV_TPS_0068_6644_60Hz_Dyn5_A4_Siemens_NEO_ECO_PRELIMI.pdf</w:t>
      </w:r>
    </w:p>
    <w:tbl>
      <w:tblPr>
        <w:tblStyle w:val="TableGrid"/>
        <w:tblW w:w="0" w:type="auto"/>
        <w:tblInd w:w="1165" w:type="dxa"/>
        <w:tblLook w:val="04A0" w:firstRow="1" w:lastRow="0" w:firstColumn="1" w:lastColumn="0" w:noHBand="0" w:noVBand="1"/>
      </w:tblPr>
      <w:tblGrid>
        <w:gridCol w:w="1743"/>
        <w:gridCol w:w="2948"/>
        <w:gridCol w:w="1834"/>
        <w:gridCol w:w="1660"/>
      </w:tblGrid>
      <w:tr w:rsidR="00AE62E1" w:rsidRPr="00FD0D94" w14:paraId="08E15515" w14:textId="77777777" w:rsidTr="00AE62E1">
        <w:tc>
          <w:tcPr>
            <w:tcW w:w="4860" w:type="dxa"/>
            <w:gridSpan w:val="2"/>
          </w:tcPr>
          <w:p w14:paraId="451AC3BB" w14:textId="77777777" w:rsidR="00AE62E1" w:rsidRPr="00FD0D94" w:rsidRDefault="00AE62E1" w:rsidP="00AE62E1">
            <w:pPr>
              <w:rPr>
                <w:rFonts w:ascii="Arial" w:hAnsi="Arial" w:cs="Arial"/>
                <w:lang w:val="en-US"/>
              </w:rPr>
            </w:pPr>
            <w:r w:rsidRPr="00FD0D94">
              <w:rPr>
                <w:rFonts w:ascii="Arial" w:hAnsi="Arial" w:cs="Arial"/>
                <w:lang w:val="en-US"/>
              </w:rPr>
              <w:t>Rating</w:t>
            </w:r>
            <w:r>
              <w:rPr>
                <w:rFonts w:ascii="Arial" w:hAnsi="Arial" w:cs="Arial"/>
                <w:lang w:val="en-US"/>
              </w:rPr>
              <w:t>:</w:t>
            </w:r>
          </w:p>
        </w:tc>
        <w:tc>
          <w:tcPr>
            <w:tcW w:w="3613" w:type="dxa"/>
            <w:gridSpan w:val="2"/>
          </w:tcPr>
          <w:p w14:paraId="2ED3A803" w14:textId="77777777" w:rsidR="00AE62E1" w:rsidRPr="00FD0D94" w:rsidRDefault="00AE62E1" w:rsidP="00AE62E1">
            <w:pPr>
              <w:rPr>
                <w:rFonts w:ascii="Arial" w:hAnsi="Arial" w:cs="Arial"/>
                <w:lang w:val="en-US"/>
              </w:rPr>
            </w:pPr>
            <w:r>
              <w:rPr>
                <w:rFonts w:ascii="Arial" w:hAnsi="Arial" w:cs="Arial"/>
                <w:lang w:val="en-US"/>
              </w:rPr>
              <w:t>4.3 MW</w:t>
            </w:r>
          </w:p>
        </w:tc>
      </w:tr>
      <w:tr w:rsidR="00AE62E1" w:rsidRPr="00FD0D94" w14:paraId="3BB074A8" w14:textId="77777777" w:rsidTr="00AE62E1">
        <w:tc>
          <w:tcPr>
            <w:tcW w:w="4860" w:type="dxa"/>
            <w:gridSpan w:val="2"/>
          </w:tcPr>
          <w:p w14:paraId="4789BFE0" w14:textId="77777777" w:rsidR="00AE62E1" w:rsidRPr="00FD0D94" w:rsidRDefault="00AE62E1" w:rsidP="00AE62E1">
            <w:pPr>
              <w:rPr>
                <w:rFonts w:ascii="Arial" w:hAnsi="Arial" w:cs="Arial"/>
                <w:lang w:val="en-US"/>
              </w:rPr>
            </w:pPr>
            <w:r w:rsidRPr="00FD0D94">
              <w:rPr>
                <w:rFonts w:ascii="Arial" w:hAnsi="Arial" w:cs="Arial"/>
                <w:lang w:val="en-US"/>
              </w:rPr>
              <w:t>Voltage</w:t>
            </w:r>
            <w:r>
              <w:rPr>
                <w:rFonts w:ascii="Arial" w:hAnsi="Arial" w:cs="Arial"/>
                <w:lang w:val="en-US"/>
              </w:rPr>
              <w:t>:</w:t>
            </w:r>
          </w:p>
        </w:tc>
        <w:tc>
          <w:tcPr>
            <w:tcW w:w="3613" w:type="dxa"/>
            <w:gridSpan w:val="2"/>
          </w:tcPr>
          <w:p w14:paraId="0A92C587" w14:textId="77777777" w:rsidR="00AE62E1" w:rsidRPr="00FD0D94" w:rsidRDefault="00AE62E1" w:rsidP="00AE62E1">
            <w:pPr>
              <w:rPr>
                <w:rFonts w:ascii="Arial" w:hAnsi="Arial" w:cs="Arial"/>
                <w:lang w:val="en-US"/>
              </w:rPr>
            </w:pPr>
            <w:r>
              <w:rPr>
                <w:rFonts w:ascii="Arial" w:hAnsi="Arial" w:cs="Arial"/>
                <w:lang w:val="en-US"/>
              </w:rPr>
              <w:t>0.72 kV</w:t>
            </w:r>
          </w:p>
        </w:tc>
      </w:tr>
      <w:tr w:rsidR="00AE62E1" w:rsidRPr="00FD0D94" w14:paraId="5CA533CC" w14:textId="77777777" w:rsidTr="00AE62E1">
        <w:tc>
          <w:tcPr>
            <w:tcW w:w="4860" w:type="dxa"/>
            <w:gridSpan w:val="2"/>
          </w:tcPr>
          <w:p w14:paraId="7B7815BD" w14:textId="77777777" w:rsidR="00AE62E1" w:rsidRPr="00FD0D94" w:rsidRDefault="00AE62E1" w:rsidP="00AE62E1">
            <w:pPr>
              <w:rPr>
                <w:rFonts w:ascii="Arial" w:hAnsi="Arial" w:cs="Arial"/>
                <w:lang w:val="en-US"/>
              </w:rPr>
            </w:pPr>
            <w:r>
              <w:rPr>
                <w:rFonts w:ascii="Arial" w:hAnsi="Arial" w:cs="Arial"/>
                <w:lang w:val="en-US"/>
              </w:rPr>
              <w:t xml:space="preserve">Max leading </w:t>
            </w:r>
            <w:proofErr w:type="spellStart"/>
            <w:r>
              <w:rPr>
                <w:rFonts w:ascii="Arial" w:hAnsi="Arial" w:cs="Arial"/>
                <w:lang w:val="en-US"/>
              </w:rPr>
              <w:t>MVArs</w:t>
            </w:r>
            <w:proofErr w:type="spellEnd"/>
            <w:r>
              <w:rPr>
                <w:rFonts w:ascii="Arial" w:hAnsi="Arial" w:cs="Arial"/>
                <w:lang w:val="en-US"/>
              </w:rPr>
              <w:t xml:space="preserve">: </w:t>
            </w:r>
          </w:p>
        </w:tc>
        <w:tc>
          <w:tcPr>
            <w:tcW w:w="3613" w:type="dxa"/>
            <w:gridSpan w:val="2"/>
          </w:tcPr>
          <w:p w14:paraId="48E6E327" w14:textId="5AB4E5AB" w:rsidR="00AE62E1" w:rsidRPr="00FD0D94" w:rsidRDefault="00AE62E1" w:rsidP="00AE62E1">
            <w:pPr>
              <w:rPr>
                <w:rFonts w:ascii="Arial" w:hAnsi="Arial" w:cs="Arial"/>
                <w:lang w:val="en-US"/>
              </w:rPr>
            </w:pPr>
            <w:r>
              <w:rPr>
                <w:rFonts w:ascii="Arial" w:hAnsi="Arial" w:cs="Arial"/>
                <w:lang w:val="en-US"/>
              </w:rPr>
              <w:t xml:space="preserve">1.08 @ 0.9 </w:t>
            </w:r>
            <w:proofErr w:type="spellStart"/>
            <w:r w:rsidR="00751CBD">
              <w:rPr>
                <w:rFonts w:ascii="Arial" w:hAnsi="Arial" w:cs="Arial"/>
                <w:lang w:val="en-US"/>
              </w:rPr>
              <w:t>pu</w:t>
            </w:r>
            <w:proofErr w:type="spellEnd"/>
            <w:r>
              <w:rPr>
                <w:rFonts w:ascii="Arial" w:hAnsi="Arial" w:cs="Arial"/>
                <w:lang w:val="en-US"/>
              </w:rPr>
              <w:t xml:space="preserve"> and 1.52 @ 1.1 </w:t>
            </w:r>
            <w:proofErr w:type="spellStart"/>
            <w:r w:rsidR="00751CBD">
              <w:rPr>
                <w:rFonts w:ascii="Arial" w:hAnsi="Arial" w:cs="Arial"/>
                <w:lang w:val="en-US"/>
              </w:rPr>
              <w:t>pu</w:t>
            </w:r>
            <w:proofErr w:type="spellEnd"/>
          </w:p>
        </w:tc>
      </w:tr>
      <w:tr w:rsidR="00AE62E1" w:rsidRPr="00FD0D94" w14:paraId="6D03B5D6" w14:textId="77777777" w:rsidTr="00AE62E1">
        <w:tc>
          <w:tcPr>
            <w:tcW w:w="4860" w:type="dxa"/>
            <w:gridSpan w:val="2"/>
          </w:tcPr>
          <w:p w14:paraId="48C0F0C6" w14:textId="77777777" w:rsidR="00AE62E1" w:rsidRPr="00FD0D94" w:rsidRDefault="00AE62E1" w:rsidP="00AE62E1">
            <w:pPr>
              <w:rPr>
                <w:rFonts w:ascii="Arial" w:hAnsi="Arial" w:cs="Arial"/>
                <w:lang w:val="en-US"/>
              </w:rPr>
            </w:pPr>
            <w:r>
              <w:rPr>
                <w:rFonts w:ascii="Arial" w:hAnsi="Arial" w:cs="Arial"/>
                <w:lang w:val="en-US"/>
              </w:rPr>
              <w:t xml:space="preserve">Max lagging </w:t>
            </w:r>
            <w:proofErr w:type="spellStart"/>
            <w:r>
              <w:rPr>
                <w:rFonts w:ascii="Arial" w:hAnsi="Arial" w:cs="Arial"/>
                <w:lang w:val="en-US"/>
              </w:rPr>
              <w:t>MVArs</w:t>
            </w:r>
            <w:proofErr w:type="spellEnd"/>
            <w:r>
              <w:rPr>
                <w:rFonts w:ascii="Arial" w:hAnsi="Arial" w:cs="Arial"/>
                <w:lang w:val="en-US"/>
              </w:rPr>
              <w:t>:</w:t>
            </w:r>
          </w:p>
        </w:tc>
        <w:tc>
          <w:tcPr>
            <w:tcW w:w="3613" w:type="dxa"/>
            <w:gridSpan w:val="2"/>
          </w:tcPr>
          <w:p w14:paraId="2CE1C9B3" w14:textId="4EFB0860" w:rsidR="00AE62E1" w:rsidRPr="00FD0D94" w:rsidRDefault="00AE62E1" w:rsidP="00AE62E1">
            <w:pPr>
              <w:rPr>
                <w:rFonts w:ascii="Arial" w:hAnsi="Arial" w:cs="Arial"/>
                <w:lang w:val="en-US"/>
              </w:rPr>
            </w:pPr>
            <w:r>
              <w:rPr>
                <w:rFonts w:ascii="Arial" w:hAnsi="Arial" w:cs="Arial" w:hint="cs"/>
                <w:rtl/>
                <w:lang w:val="en-US"/>
              </w:rPr>
              <w:t>1.7</w:t>
            </w:r>
            <w:r>
              <w:rPr>
                <w:rFonts w:ascii="Arial" w:hAnsi="Arial" w:cs="Arial"/>
                <w:lang w:val="en-US"/>
              </w:rPr>
              <w:t xml:space="preserve">1 @ 0.9 </w:t>
            </w:r>
            <w:proofErr w:type="spellStart"/>
            <w:r w:rsidR="00751CBD">
              <w:rPr>
                <w:rFonts w:ascii="Arial" w:hAnsi="Arial" w:cs="Arial"/>
                <w:lang w:val="en-US"/>
              </w:rPr>
              <w:t>pu</w:t>
            </w:r>
            <w:proofErr w:type="spellEnd"/>
            <w:r>
              <w:rPr>
                <w:rFonts w:ascii="Arial" w:hAnsi="Arial" w:cs="Arial"/>
                <w:lang w:val="en-US"/>
              </w:rPr>
              <w:t xml:space="preserve"> and 1.</w:t>
            </w:r>
            <w:r>
              <w:rPr>
                <w:rFonts w:ascii="Arial" w:hAnsi="Arial" w:cs="Arial" w:hint="cs"/>
                <w:rtl/>
                <w:lang w:val="en-US"/>
              </w:rPr>
              <w:t>99</w:t>
            </w:r>
            <w:r>
              <w:rPr>
                <w:rFonts w:ascii="Arial" w:hAnsi="Arial" w:cs="Arial"/>
                <w:lang w:val="en-US"/>
              </w:rPr>
              <w:t xml:space="preserve"> @ 1.1 </w:t>
            </w:r>
            <w:proofErr w:type="spellStart"/>
            <w:r w:rsidR="00751CBD">
              <w:rPr>
                <w:rFonts w:ascii="Arial" w:hAnsi="Arial" w:cs="Arial"/>
                <w:lang w:val="en-US"/>
              </w:rPr>
              <w:t>pu</w:t>
            </w:r>
            <w:proofErr w:type="spellEnd"/>
          </w:p>
        </w:tc>
      </w:tr>
      <w:tr w:rsidR="00AE62E1" w:rsidRPr="00FD0D94" w14:paraId="0AFE9F8F" w14:textId="77777777" w:rsidTr="00AE62E1">
        <w:tc>
          <w:tcPr>
            <w:tcW w:w="4860" w:type="dxa"/>
            <w:gridSpan w:val="2"/>
          </w:tcPr>
          <w:p w14:paraId="4263BC77" w14:textId="77777777" w:rsidR="00AE62E1" w:rsidRPr="00FD0D94" w:rsidRDefault="00AE62E1" w:rsidP="00AE62E1">
            <w:pPr>
              <w:rPr>
                <w:rFonts w:ascii="Arial" w:hAnsi="Arial" w:cs="Arial"/>
                <w:lang w:val="en-US"/>
              </w:rPr>
            </w:pPr>
            <w:r>
              <w:rPr>
                <w:rFonts w:ascii="Arial" w:hAnsi="Arial" w:cs="Arial"/>
                <w:lang w:val="en-US"/>
              </w:rPr>
              <w:t xml:space="preserve">Turbine Transformer </w:t>
            </w:r>
            <w:r w:rsidRPr="00FD0D94">
              <w:rPr>
                <w:rFonts w:ascii="Arial" w:hAnsi="Arial" w:cs="Arial"/>
                <w:lang w:val="en-US"/>
              </w:rPr>
              <w:t>Winding configuration</w:t>
            </w:r>
            <w:r>
              <w:rPr>
                <w:rFonts w:ascii="Arial" w:hAnsi="Arial" w:cs="Arial"/>
                <w:lang w:val="en-US"/>
              </w:rPr>
              <w:t>:</w:t>
            </w:r>
          </w:p>
        </w:tc>
        <w:tc>
          <w:tcPr>
            <w:tcW w:w="3613" w:type="dxa"/>
            <w:gridSpan w:val="2"/>
          </w:tcPr>
          <w:p w14:paraId="07420676" w14:textId="77777777" w:rsidR="00AE62E1" w:rsidRPr="00FD0D94" w:rsidRDefault="00AE62E1" w:rsidP="00AE62E1">
            <w:pPr>
              <w:rPr>
                <w:rFonts w:ascii="Arial" w:hAnsi="Arial" w:cs="Arial"/>
                <w:lang w:val="en-US"/>
              </w:rPr>
            </w:pPr>
            <w:r w:rsidRPr="00E2299D">
              <w:rPr>
                <w:rFonts w:ascii="Arial" w:hAnsi="Arial" w:cs="Arial"/>
                <w:lang w:val="en-US"/>
              </w:rPr>
              <w:t>Dyn5</w:t>
            </w:r>
          </w:p>
        </w:tc>
      </w:tr>
      <w:tr w:rsidR="00AE62E1" w:rsidRPr="00FD0D94" w14:paraId="23F6667C" w14:textId="77777777" w:rsidTr="00AE62E1">
        <w:tc>
          <w:tcPr>
            <w:tcW w:w="4860" w:type="dxa"/>
            <w:gridSpan w:val="2"/>
          </w:tcPr>
          <w:p w14:paraId="653BD763" w14:textId="77777777" w:rsidR="00AE62E1" w:rsidRPr="00FD0D94" w:rsidRDefault="00AE62E1" w:rsidP="00AE62E1">
            <w:pPr>
              <w:rPr>
                <w:rFonts w:ascii="Arial" w:hAnsi="Arial" w:cs="Arial"/>
                <w:lang w:val="en-US"/>
              </w:rPr>
            </w:pPr>
            <w:r>
              <w:rPr>
                <w:rFonts w:ascii="Arial" w:hAnsi="Arial" w:cs="Arial"/>
                <w:lang w:val="en-US"/>
              </w:rPr>
              <w:t>Turbine Transformer No load losses:</w:t>
            </w:r>
          </w:p>
        </w:tc>
        <w:tc>
          <w:tcPr>
            <w:tcW w:w="3613" w:type="dxa"/>
            <w:gridSpan w:val="2"/>
          </w:tcPr>
          <w:p w14:paraId="43C2D1C6" w14:textId="78DD8C31" w:rsidR="00AE62E1" w:rsidRPr="00FD0D94" w:rsidRDefault="00D40FB1" w:rsidP="00AE62E1">
            <w:pPr>
              <w:rPr>
                <w:rFonts w:ascii="Arial" w:hAnsi="Arial" w:cs="Arial"/>
                <w:lang w:val="en-US"/>
              </w:rPr>
            </w:pPr>
            <w:r>
              <w:rPr>
                <w:rFonts w:ascii="Arial" w:hAnsi="Arial" w:cs="Arial"/>
                <w:lang w:val="en-US"/>
              </w:rPr>
              <w:t>10.2</w:t>
            </w:r>
            <w:r w:rsidR="00AE62E1">
              <w:rPr>
                <w:rFonts w:ascii="Arial" w:hAnsi="Arial" w:cs="Arial"/>
                <w:lang w:val="en-US"/>
              </w:rPr>
              <w:t xml:space="preserve"> kW @ V= 1.</w:t>
            </w:r>
            <w:r>
              <w:rPr>
                <w:rFonts w:ascii="Arial" w:hAnsi="Arial" w:cs="Arial"/>
                <w:lang w:val="en-US"/>
              </w:rPr>
              <w:t>1</w:t>
            </w:r>
            <w:r w:rsidR="00AE62E1">
              <w:rPr>
                <w:rFonts w:ascii="Arial" w:hAnsi="Arial" w:cs="Arial"/>
                <w:lang w:val="en-US"/>
              </w:rPr>
              <w:t xml:space="preserve"> </w:t>
            </w:r>
            <w:proofErr w:type="spellStart"/>
            <w:r w:rsidR="00AE62E1">
              <w:rPr>
                <w:rFonts w:ascii="Arial" w:hAnsi="Arial" w:cs="Arial"/>
                <w:lang w:val="en-US"/>
              </w:rPr>
              <w:t>pu</w:t>
            </w:r>
            <w:proofErr w:type="spellEnd"/>
          </w:p>
        </w:tc>
      </w:tr>
      <w:tr w:rsidR="00AE62E1" w:rsidRPr="00FD0D94" w14:paraId="4B230032" w14:textId="77777777" w:rsidTr="00AE62E1">
        <w:tc>
          <w:tcPr>
            <w:tcW w:w="4860" w:type="dxa"/>
            <w:gridSpan w:val="2"/>
          </w:tcPr>
          <w:p w14:paraId="3EC65673" w14:textId="77777777" w:rsidR="00AE62E1" w:rsidRDefault="00AE62E1" w:rsidP="00AE62E1">
            <w:pPr>
              <w:rPr>
                <w:rFonts w:ascii="Arial" w:hAnsi="Arial" w:cs="Arial"/>
                <w:lang w:val="en-US"/>
              </w:rPr>
            </w:pPr>
            <w:r>
              <w:rPr>
                <w:rFonts w:ascii="Arial" w:hAnsi="Arial" w:cs="Arial"/>
                <w:lang w:val="en-US"/>
              </w:rPr>
              <w:t xml:space="preserve">Hub Height: </w:t>
            </w:r>
          </w:p>
        </w:tc>
        <w:tc>
          <w:tcPr>
            <w:tcW w:w="3613" w:type="dxa"/>
            <w:gridSpan w:val="2"/>
          </w:tcPr>
          <w:p w14:paraId="59EF447B" w14:textId="77777777" w:rsidR="00AE62E1" w:rsidRDefault="00AE62E1" w:rsidP="00AE62E1">
            <w:pPr>
              <w:rPr>
                <w:rFonts w:ascii="Arial" w:hAnsi="Arial" w:cs="Arial"/>
                <w:lang w:val="en-US"/>
              </w:rPr>
            </w:pPr>
            <w:r>
              <w:rPr>
                <w:rFonts w:ascii="Arial" w:hAnsi="Arial" w:cs="Arial"/>
                <w:lang w:val="en-US"/>
              </w:rPr>
              <w:t>82 meters</w:t>
            </w:r>
          </w:p>
        </w:tc>
      </w:tr>
      <w:tr w:rsidR="00AE62E1" w:rsidRPr="00FD0D94" w14:paraId="34079B2E" w14:textId="77777777" w:rsidTr="00AE62E1">
        <w:tc>
          <w:tcPr>
            <w:tcW w:w="1785" w:type="dxa"/>
            <w:vMerge w:val="restart"/>
          </w:tcPr>
          <w:p w14:paraId="18CB4C04" w14:textId="77777777" w:rsidR="00AE62E1" w:rsidRDefault="00AE62E1" w:rsidP="00AE62E1">
            <w:pPr>
              <w:rPr>
                <w:rFonts w:ascii="Arial" w:hAnsi="Arial" w:cs="Arial"/>
                <w:lang w:val="en-US"/>
              </w:rPr>
            </w:pPr>
            <w:proofErr w:type="spellStart"/>
            <w:r>
              <w:rPr>
                <w:rFonts w:ascii="Arial" w:hAnsi="Arial" w:cs="Arial"/>
                <w:lang w:val="en-US"/>
              </w:rPr>
              <w:t>Downtower</w:t>
            </w:r>
            <w:proofErr w:type="spellEnd"/>
            <w:r>
              <w:rPr>
                <w:rFonts w:ascii="Arial" w:hAnsi="Arial" w:cs="Arial"/>
                <w:lang w:val="en-US"/>
              </w:rPr>
              <w:t xml:space="preserve"> cables:</w:t>
            </w:r>
          </w:p>
        </w:tc>
        <w:tc>
          <w:tcPr>
            <w:tcW w:w="3075" w:type="dxa"/>
          </w:tcPr>
          <w:p w14:paraId="4A3004BA" w14:textId="77777777" w:rsidR="00AE62E1" w:rsidRDefault="00AE62E1" w:rsidP="00AE62E1">
            <w:pPr>
              <w:rPr>
                <w:rFonts w:ascii="Arial" w:hAnsi="Arial" w:cs="Arial"/>
                <w:lang w:val="en-US"/>
              </w:rPr>
            </w:pPr>
            <w:r>
              <w:rPr>
                <w:rFonts w:asciiTheme="minorBidi" w:hAnsiTheme="minorBidi" w:cstheme="minorBidi"/>
                <w:lang w:val="en-US"/>
              </w:rPr>
              <w:t>Vendor:</w:t>
            </w:r>
          </w:p>
        </w:tc>
        <w:tc>
          <w:tcPr>
            <w:tcW w:w="3613" w:type="dxa"/>
            <w:gridSpan w:val="2"/>
          </w:tcPr>
          <w:p w14:paraId="2F323427" w14:textId="77777777" w:rsidR="00AE62E1" w:rsidRDefault="00AE62E1" w:rsidP="00AE62E1">
            <w:pPr>
              <w:rPr>
                <w:rFonts w:ascii="Arial" w:hAnsi="Arial" w:cs="Arial"/>
                <w:lang w:val="en-US"/>
              </w:rPr>
            </w:pPr>
            <w:proofErr w:type="spellStart"/>
            <w:r w:rsidRPr="00B81F64">
              <w:rPr>
                <w:rFonts w:asciiTheme="minorBidi" w:hAnsiTheme="minorBidi" w:cstheme="minorBidi"/>
                <w:lang w:val="en-US"/>
              </w:rPr>
              <w:t>Nexan</w:t>
            </w:r>
            <w:proofErr w:type="spellEnd"/>
          </w:p>
        </w:tc>
      </w:tr>
      <w:tr w:rsidR="00AE62E1" w:rsidRPr="00FD0D94" w14:paraId="627AA0DD" w14:textId="77777777" w:rsidTr="00AE62E1">
        <w:tc>
          <w:tcPr>
            <w:tcW w:w="1785" w:type="dxa"/>
            <w:vMerge/>
          </w:tcPr>
          <w:p w14:paraId="22D8F37A" w14:textId="77777777" w:rsidR="00AE62E1" w:rsidRDefault="00AE62E1" w:rsidP="00AE62E1">
            <w:pPr>
              <w:rPr>
                <w:rFonts w:ascii="Arial" w:hAnsi="Arial" w:cs="Arial"/>
                <w:lang w:val="en-US"/>
              </w:rPr>
            </w:pPr>
          </w:p>
        </w:tc>
        <w:tc>
          <w:tcPr>
            <w:tcW w:w="3075" w:type="dxa"/>
          </w:tcPr>
          <w:p w14:paraId="780158E6" w14:textId="77777777" w:rsidR="00AE62E1" w:rsidRDefault="00AE62E1" w:rsidP="00AE62E1">
            <w:pPr>
              <w:rPr>
                <w:rFonts w:ascii="Arial" w:hAnsi="Arial" w:cs="Arial"/>
                <w:lang w:val="en-US"/>
              </w:rPr>
            </w:pPr>
            <w:r>
              <w:rPr>
                <w:rFonts w:asciiTheme="minorBidi" w:hAnsiTheme="minorBidi" w:cstheme="minorBidi"/>
                <w:lang w:val="en-US"/>
              </w:rPr>
              <w:t xml:space="preserve">Positive sequence resistance: </w:t>
            </w:r>
          </w:p>
        </w:tc>
        <w:tc>
          <w:tcPr>
            <w:tcW w:w="3613" w:type="dxa"/>
            <w:gridSpan w:val="2"/>
          </w:tcPr>
          <w:p w14:paraId="66BC57A1" w14:textId="77777777" w:rsidR="00AE62E1" w:rsidRDefault="00AE62E1" w:rsidP="00AE62E1">
            <w:pPr>
              <w:rPr>
                <w:rFonts w:ascii="Arial" w:hAnsi="Arial" w:cs="Arial"/>
                <w:lang w:val="en-US"/>
              </w:rPr>
            </w:pPr>
            <w:r>
              <w:rPr>
                <w:rFonts w:asciiTheme="minorBidi" w:hAnsiTheme="minorBidi" w:cstheme="minorBidi"/>
                <w:lang w:val="en-US"/>
              </w:rPr>
              <w:t>0.347 Ohm/km</w:t>
            </w:r>
          </w:p>
        </w:tc>
      </w:tr>
      <w:tr w:rsidR="00AE62E1" w:rsidRPr="00FD0D94" w14:paraId="09BE931B" w14:textId="77777777" w:rsidTr="00AE62E1">
        <w:tc>
          <w:tcPr>
            <w:tcW w:w="1785" w:type="dxa"/>
            <w:vMerge/>
          </w:tcPr>
          <w:p w14:paraId="157A3546" w14:textId="77777777" w:rsidR="00AE62E1" w:rsidRDefault="00AE62E1" w:rsidP="00AE62E1">
            <w:pPr>
              <w:rPr>
                <w:rFonts w:ascii="Arial" w:hAnsi="Arial" w:cs="Arial"/>
                <w:lang w:val="en-US"/>
              </w:rPr>
            </w:pPr>
          </w:p>
        </w:tc>
        <w:tc>
          <w:tcPr>
            <w:tcW w:w="3075" w:type="dxa"/>
          </w:tcPr>
          <w:p w14:paraId="0C5A82FE" w14:textId="77777777" w:rsidR="00AE62E1" w:rsidRDefault="00AE62E1" w:rsidP="00AE62E1">
            <w:pPr>
              <w:rPr>
                <w:rFonts w:ascii="Arial" w:hAnsi="Arial" w:cs="Arial"/>
                <w:lang w:val="en-US"/>
              </w:rPr>
            </w:pPr>
            <w:r>
              <w:rPr>
                <w:rFonts w:asciiTheme="minorBidi" w:hAnsiTheme="minorBidi" w:cstheme="minorBidi"/>
                <w:lang w:val="en-US"/>
              </w:rPr>
              <w:t>Positive sequence reactance:</w:t>
            </w:r>
          </w:p>
        </w:tc>
        <w:tc>
          <w:tcPr>
            <w:tcW w:w="3613" w:type="dxa"/>
            <w:gridSpan w:val="2"/>
          </w:tcPr>
          <w:p w14:paraId="07600578" w14:textId="77777777" w:rsidR="00AE62E1" w:rsidRDefault="00AE62E1" w:rsidP="00AE62E1">
            <w:pPr>
              <w:rPr>
                <w:rFonts w:ascii="Arial" w:hAnsi="Arial" w:cs="Arial"/>
                <w:lang w:val="en-US"/>
              </w:rPr>
            </w:pPr>
            <w:r>
              <w:rPr>
                <w:rFonts w:asciiTheme="minorBidi" w:hAnsiTheme="minorBidi" w:cstheme="minorBidi"/>
                <w:lang w:val="en-US"/>
              </w:rPr>
              <w:t>0.272 Ohm/km</w:t>
            </w:r>
          </w:p>
        </w:tc>
      </w:tr>
      <w:tr w:rsidR="00AE62E1" w:rsidRPr="00FD0D94" w14:paraId="093AAB11" w14:textId="77777777" w:rsidTr="00AE62E1">
        <w:tc>
          <w:tcPr>
            <w:tcW w:w="1785" w:type="dxa"/>
            <w:vMerge/>
          </w:tcPr>
          <w:p w14:paraId="6F1E235C" w14:textId="77777777" w:rsidR="00AE62E1" w:rsidRDefault="00AE62E1" w:rsidP="00AE62E1">
            <w:pPr>
              <w:rPr>
                <w:rFonts w:ascii="Arial" w:hAnsi="Arial" w:cs="Arial"/>
                <w:lang w:val="en-US"/>
              </w:rPr>
            </w:pPr>
          </w:p>
        </w:tc>
        <w:tc>
          <w:tcPr>
            <w:tcW w:w="3075" w:type="dxa"/>
          </w:tcPr>
          <w:p w14:paraId="723F753B" w14:textId="77777777" w:rsidR="00AE62E1" w:rsidRDefault="00AE62E1" w:rsidP="00AE62E1">
            <w:pPr>
              <w:rPr>
                <w:rFonts w:ascii="Arial" w:hAnsi="Arial" w:cs="Arial"/>
                <w:lang w:val="en-US"/>
              </w:rPr>
            </w:pPr>
            <w:r>
              <w:rPr>
                <w:rFonts w:asciiTheme="minorBidi" w:hAnsiTheme="minorBidi" w:cstheme="minorBidi"/>
                <w:lang w:val="en-US"/>
              </w:rPr>
              <w:t>Positive sequence capacitance:</w:t>
            </w:r>
          </w:p>
        </w:tc>
        <w:tc>
          <w:tcPr>
            <w:tcW w:w="3613" w:type="dxa"/>
            <w:gridSpan w:val="2"/>
          </w:tcPr>
          <w:p w14:paraId="07815F88" w14:textId="77777777" w:rsidR="00AE62E1" w:rsidRDefault="00AE62E1" w:rsidP="00AE62E1">
            <w:pPr>
              <w:rPr>
                <w:rFonts w:ascii="Arial" w:hAnsi="Arial" w:cs="Arial"/>
                <w:lang w:val="en-US"/>
              </w:rPr>
            </w:pPr>
            <w:r>
              <w:rPr>
                <w:rFonts w:asciiTheme="minorBidi" w:hAnsiTheme="minorBidi" w:cstheme="minorBidi"/>
                <w:lang w:val="en-US"/>
              </w:rPr>
              <w:t xml:space="preserve">0.25 </w:t>
            </w:r>
            <w:proofErr w:type="spellStart"/>
            <w:r>
              <w:rPr>
                <w:rFonts w:asciiTheme="minorBidi" w:hAnsiTheme="minorBidi" w:cstheme="minorBidi"/>
                <w:lang w:val="en-US"/>
              </w:rPr>
              <w:t>microF</w:t>
            </w:r>
            <w:proofErr w:type="spellEnd"/>
            <w:r>
              <w:rPr>
                <w:rFonts w:asciiTheme="minorBidi" w:hAnsiTheme="minorBidi" w:cstheme="minorBidi"/>
                <w:lang w:val="en-US"/>
              </w:rPr>
              <w:t>/km</w:t>
            </w:r>
          </w:p>
        </w:tc>
      </w:tr>
      <w:tr w:rsidR="00AE62E1" w:rsidRPr="00FD0D94" w14:paraId="7A5D9AAA" w14:textId="77777777" w:rsidTr="00AE62E1">
        <w:trPr>
          <w:trHeight w:val="160"/>
        </w:trPr>
        <w:tc>
          <w:tcPr>
            <w:tcW w:w="4860" w:type="dxa"/>
            <w:gridSpan w:val="2"/>
            <w:vMerge w:val="restart"/>
          </w:tcPr>
          <w:p w14:paraId="2AC169AB" w14:textId="77777777" w:rsidR="00AE62E1" w:rsidRPr="00FD0D94" w:rsidRDefault="00AE62E1" w:rsidP="00AE62E1">
            <w:pPr>
              <w:rPr>
                <w:rFonts w:ascii="Arial" w:hAnsi="Arial" w:cs="Arial"/>
                <w:lang w:val="en-US"/>
              </w:rPr>
            </w:pPr>
            <w:r>
              <w:rPr>
                <w:rFonts w:ascii="Arial" w:hAnsi="Arial" w:cs="Arial"/>
                <w:lang w:val="en-US"/>
              </w:rPr>
              <w:t>DETC</w:t>
            </w:r>
          </w:p>
        </w:tc>
        <w:tc>
          <w:tcPr>
            <w:tcW w:w="1890" w:type="dxa"/>
          </w:tcPr>
          <w:p w14:paraId="58FF8B54" w14:textId="77777777" w:rsidR="00AE62E1" w:rsidRPr="00FD0D94" w:rsidRDefault="00AE62E1" w:rsidP="00AE62E1">
            <w:pPr>
              <w:rPr>
                <w:rFonts w:ascii="Arial" w:hAnsi="Arial" w:cs="Arial"/>
                <w:lang w:val="en-US"/>
              </w:rPr>
            </w:pPr>
            <w:r w:rsidRPr="00FD0D94">
              <w:rPr>
                <w:rFonts w:ascii="Arial" w:hAnsi="Arial" w:cs="Arial"/>
                <w:lang w:val="en-US"/>
              </w:rPr>
              <w:t>Regulated bus</w:t>
            </w:r>
          </w:p>
        </w:tc>
        <w:tc>
          <w:tcPr>
            <w:tcW w:w="1723" w:type="dxa"/>
          </w:tcPr>
          <w:p w14:paraId="5E90F6EC" w14:textId="77777777" w:rsidR="00AE62E1" w:rsidRPr="00FD0D94" w:rsidRDefault="00AE62E1" w:rsidP="00AE62E1">
            <w:pPr>
              <w:rPr>
                <w:rFonts w:ascii="Arial" w:hAnsi="Arial" w:cs="Arial"/>
                <w:lang w:val="en-US"/>
              </w:rPr>
            </w:pPr>
            <w:r>
              <w:rPr>
                <w:rFonts w:ascii="Arial" w:hAnsi="Arial" w:cs="Arial"/>
                <w:lang w:val="en-US"/>
              </w:rPr>
              <w:t>Low voltage bus</w:t>
            </w:r>
          </w:p>
        </w:tc>
      </w:tr>
      <w:tr w:rsidR="00AE62E1" w:rsidRPr="00FD0D94" w14:paraId="11127975" w14:textId="77777777" w:rsidTr="00AE62E1">
        <w:trPr>
          <w:trHeight w:val="158"/>
        </w:trPr>
        <w:tc>
          <w:tcPr>
            <w:tcW w:w="4860" w:type="dxa"/>
            <w:gridSpan w:val="2"/>
            <w:vMerge/>
          </w:tcPr>
          <w:p w14:paraId="74037147" w14:textId="77777777" w:rsidR="00AE62E1" w:rsidRPr="00FD0D94" w:rsidRDefault="00AE62E1" w:rsidP="00AE62E1">
            <w:pPr>
              <w:rPr>
                <w:rFonts w:ascii="Arial" w:hAnsi="Arial" w:cs="Arial"/>
                <w:lang w:val="en-US"/>
              </w:rPr>
            </w:pPr>
          </w:p>
        </w:tc>
        <w:tc>
          <w:tcPr>
            <w:tcW w:w="1890" w:type="dxa"/>
          </w:tcPr>
          <w:p w14:paraId="431DA502" w14:textId="77777777" w:rsidR="00AE62E1" w:rsidRPr="00FD0D94" w:rsidRDefault="00AE62E1" w:rsidP="00AE62E1">
            <w:pPr>
              <w:rPr>
                <w:rFonts w:ascii="Arial" w:hAnsi="Arial" w:cs="Arial"/>
                <w:lang w:val="en-US"/>
              </w:rPr>
            </w:pPr>
            <w:r w:rsidRPr="00FD0D94">
              <w:rPr>
                <w:rFonts w:ascii="Arial" w:hAnsi="Arial" w:cs="Arial"/>
                <w:lang w:val="en-US"/>
              </w:rPr>
              <w:t>Min/Max tap</w:t>
            </w:r>
          </w:p>
        </w:tc>
        <w:tc>
          <w:tcPr>
            <w:tcW w:w="1723" w:type="dxa"/>
          </w:tcPr>
          <w:p w14:paraId="63500D13" w14:textId="77777777" w:rsidR="00AE62E1" w:rsidRPr="00FD0D94" w:rsidRDefault="00AE62E1" w:rsidP="00AE62E1">
            <w:pPr>
              <w:rPr>
                <w:rFonts w:ascii="Arial" w:hAnsi="Arial" w:cs="Arial"/>
                <w:lang w:val="en-US"/>
              </w:rPr>
            </w:pPr>
            <w:r>
              <w:rPr>
                <w:rFonts w:ascii="Arial" w:hAnsi="Arial" w:cs="Arial"/>
                <w:lang w:val="en-US"/>
              </w:rPr>
              <w:t>±5%</w:t>
            </w:r>
          </w:p>
        </w:tc>
      </w:tr>
      <w:tr w:rsidR="00AE62E1" w:rsidRPr="00FD0D94" w14:paraId="5D71AB57" w14:textId="77777777" w:rsidTr="00AE62E1">
        <w:trPr>
          <w:trHeight w:val="158"/>
        </w:trPr>
        <w:tc>
          <w:tcPr>
            <w:tcW w:w="4860" w:type="dxa"/>
            <w:gridSpan w:val="2"/>
            <w:vMerge/>
          </w:tcPr>
          <w:p w14:paraId="0CCA3208" w14:textId="77777777" w:rsidR="00AE62E1" w:rsidRPr="00FD0D94" w:rsidRDefault="00AE62E1" w:rsidP="00AE62E1">
            <w:pPr>
              <w:rPr>
                <w:rFonts w:ascii="Arial" w:hAnsi="Arial" w:cs="Arial"/>
                <w:lang w:val="en-US"/>
              </w:rPr>
            </w:pPr>
          </w:p>
        </w:tc>
        <w:tc>
          <w:tcPr>
            <w:tcW w:w="1890" w:type="dxa"/>
          </w:tcPr>
          <w:p w14:paraId="43EE1D0C" w14:textId="77777777" w:rsidR="00AE62E1" w:rsidRPr="00FD0D94" w:rsidRDefault="00AE62E1" w:rsidP="00AE62E1">
            <w:pPr>
              <w:rPr>
                <w:rFonts w:ascii="Arial" w:hAnsi="Arial" w:cs="Arial"/>
                <w:lang w:val="en-US"/>
              </w:rPr>
            </w:pPr>
            <w:r w:rsidRPr="00FD0D94">
              <w:rPr>
                <w:rFonts w:ascii="Arial" w:hAnsi="Arial" w:cs="Arial"/>
                <w:lang w:val="en-US"/>
              </w:rPr>
              <w:t>Number of taps</w:t>
            </w:r>
          </w:p>
        </w:tc>
        <w:tc>
          <w:tcPr>
            <w:tcW w:w="1723" w:type="dxa"/>
          </w:tcPr>
          <w:p w14:paraId="20DD1B6B" w14:textId="77777777" w:rsidR="00AE62E1" w:rsidRPr="00FD0D94" w:rsidRDefault="00AE62E1" w:rsidP="00AE62E1">
            <w:pPr>
              <w:rPr>
                <w:rFonts w:ascii="Arial" w:hAnsi="Arial" w:cs="Arial"/>
                <w:lang w:val="en-US"/>
              </w:rPr>
            </w:pPr>
            <w:r>
              <w:rPr>
                <w:rFonts w:ascii="Arial" w:hAnsi="Arial" w:cs="Arial"/>
                <w:lang w:val="en-US"/>
              </w:rPr>
              <w:t>5</w:t>
            </w:r>
          </w:p>
        </w:tc>
      </w:tr>
      <w:tr w:rsidR="00AE62E1" w:rsidRPr="00FD0D94" w14:paraId="16FF1BEC" w14:textId="77777777" w:rsidTr="00AE62E1">
        <w:trPr>
          <w:trHeight w:val="104"/>
        </w:trPr>
        <w:tc>
          <w:tcPr>
            <w:tcW w:w="4860" w:type="dxa"/>
            <w:gridSpan w:val="2"/>
            <w:vMerge w:val="restart"/>
          </w:tcPr>
          <w:p w14:paraId="6CC70FC8" w14:textId="77777777" w:rsidR="00AE62E1" w:rsidRPr="00FD0D94" w:rsidRDefault="00AE62E1" w:rsidP="00AE62E1">
            <w:pPr>
              <w:rPr>
                <w:rFonts w:ascii="Arial" w:hAnsi="Arial" w:cs="Arial"/>
                <w:lang w:val="en-US"/>
              </w:rPr>
            </w:pPr>
            <w:r w:rsidRPr="00FD0D94">
              <w:rPr>
                <w:rFonts w:ascii="Arial" w:hAnsi="Arial" w:cs="Arial"/>
                <w:lang w:val="en-US"/>
              </w:rPr>
              <w:t xml:space="preserve">Positive sequence impedance </w:t>
            </w:r>
            <w:r w:rsidRPr="00E2299D">
              <w:rPr>
                <w:rStyle w:val="MissingInfoChar"/>
                <w:rFonts w:ascii="Arial" w:hAnsi="Arial" w:cs="Arial"/>
                <w:b w:val="0"/>
                <w:bCs w:val="0"/>
              </w:rPr>
              <w:t>[base=</w:t>
            </w:r>
            <w:r>
              <w:rPr>
                <w:rFonts w:ascii="Arial" w:hAnsi="Arial" w:cs="Arial"/>
                <w:lang w:val="en-US"/>
              </w:rPr>
              <w:t xml:space="preserve">5.15 </w:t>
            </w:r>
            <w:r w:rsidRPr="00E2299D">
              <w:rPr>
                <w:rStyle w:val="MissingInfoChar"/>
                <w:rFonts w:ascii="Arial" w:hAnsi="Arial" w:cs="Arial"/>
                <w:b w:val="0"/>
                <w:bCs w:val="0"/>
              </w:rPr>
              <w:t>MVA]:</w:t>
            </w:r>
          </w:p>
        </w:tc>
        <w:tc>
          <w:tcPr>
            <w:tcW w:w="1890" w:type="dxa"/>
          </w:tcPr>
          <w:p w14:paraId="2BB54A11" w14:textId="77777777" w:rsidR="00AE62E1" w:rsidRPr="00FD0D94" w:rsidRDefault="00AE62E1" w:rsidP="00AE62E1">
            <w:pPr>
              <w:rPr>
                <w:rFonts w:ascii="Arial" w:hAnsi="Arial" w:cs="Arial"/>
                <w:lang w:val="en-US"/>
              </w:rPr>
            </w:pPr>
            <w:r>
              <w:rPr>
                <w:rFonts w:ascii="Arial" w:hAnsi="Arial" w:cs="Arial"/>
                <w:lang w:val="en-US"/>
              </w:rPr>
              <w:t>Z%</w:t>
            </w:r>
          </w:p>
        </w:tc>
        <w:tc>
          <w:tcPr>
            <w:tcW w:w="1723" w:type="dxa"/>
          </w:tcPr>
          <w:p w14:paraId="64E742EB" w14:textId="77777777" w:rsidR="00AE62E1" w:rsidRPr="00FD0D94" w:rsidRDefault="00AE62E1" w:rsidP="00AE62E1">
            <w:pPr>
              <w:rPr>
                <w:rFonts w:ascii="Arial" w:hAnsi="Arial" w:cs="Arial"/>
                <w:lang w:val="en-US"/>
              </w:rPr>
            </w:pPr>
            <w:r>
              <w:rPr>
                <w:rFonts w:ascii="Arial" w:hAnsi="Arial" w:cs="Arial"/>
                <w:lang w:val="en-US"/>
              </w:rPr>
              <w:t>9.54</w:t>
            </w:r>
          </w:p>
        </w:tc>
      </w:tr>
      <w:tr w:rsidR="00AE62E1" w:rsidRPr="00FD0D94" w14:paraId="5BEACB12" w14:textId="77777777" w:rsidTr="00AE62E1">
        <w:trPr>
          <w:trHeight w:val="103"/>
        </w:trPr>
        <w:tc>
          <w:tcPr>
            <w:tcW w:w="4860" w:type="dxa"/>
            <w:gridSpan w:val="2"/>
            <w:vMerge/>
          </w:tcPr>
          <w:p w14:paraId="53DEEB73" w14:textId="77777777" w:rsidR="00AE62E1" w:rsidRPr="00FD0D94" w:rsidRDefault="00AE62E1" w:rsidP="00AE62E1">
            <w:pPr>
              <w:rPr>
                <w:rFonts w:ascii="Arial" w:hAnsi="Arial" w:cs="Arial"/>
                <w:lang w:val="en-US"/>
              </w:rPr>
            </w:pPr>
          </w:p>
        </w:tc>
        <w:tc>
          <w:tcPr>
            <w:tcW w:w="1890" w:type="dxa"/>
          </w:tcPr>
          <w:p w14:paraId="29FB75E4" w14:textId="77777777" w:rsidR="00AE62E1" w:rsidRPr="00FD0D94" w:rsidRDefault="00AE62E1" w:rsidP="00AE62E1">
            <w:pPr>
              <w:rPr>
                <w:rFonts w:ascii="Arial" w:hAnsi="Arial" w:cs="Arial"/>
                <w:lang w:val="en-US"/>
              </w:rPr>
            </w:pPr>
            <w:r>
              <w:rPr>
                <w:rFonts w:ascii="Arial" w:hAnsi="Arial" w:cs="Arial"/>
                <w:lang w:val="en-US"/>
              </w:rPr>
              <w:t>X/R</w:t>
            </w:r>
          </w:p>
        </w:tc>
        <w:tc>
          <w:tcPr>
            <w:tcW w:w="1723" w:type="dxa"/>
          </w:tcPr>
          <w:p w14:paraId="2EE680E0" w14:textId="77777777" w:rsidR="00AE62E1" w:rsidRPr="00FD0D94" w:rsidRDefault="00AE62E1" w:rsidP="00AE62E1">
            <w:pPr>
              <w:rPr>
                <w:rFonts w:ascii="Arial" w:hAnsi="Arial" w:cs="Arial"/>
                <w:lang w:val="en-US"/>
              </w:rPr>
            </w:pPr>
            <w:r>
              <w:rPr>
                <w:rFonts w:ascii="Arial" w:hAnsi="Arial" w:cs="Arial"/>
                <w:lang w:val="en-US"/>
              </w:rPr>
              <w:t>15.35</w:t>
            </w:r>
          </w:p>
        </w:tc>
      </w:tr>
    </w:tbl>
    <w:p w14:paraId="35F862F7" w14:textId="0B5601EA" w:rsidR="001175BB" w:rsidRDefault="001175BB" w:rsidP="00AE62E1">
      <w:pPr>
        <w:rPr>
          <w:lang w:val="en-US"/>
        </w:rPr>
      </w:pPr>
    </w:p>
    <w:p w14:paraId="7D94375C" w14:textId="77777777" w:rsidR="001175BB" w:rsidRDefault="001175BB">
      <w:pPr>
        <w:spacing w:after="160" w:line="259" w:lineRule="auto"/>
        <w:rPr>
          <w:lang w:val="en-US"/>
        </w:rPr>
      </w:pPr>
      <w:r>
        <w:rPr>
          <w:lang w:val="en-US"/>
        </w:rPr>
        <w:br w:type="page"/>
      </w:r>
    </w:p>
    <w:p w14:paraId="79CB67B2" w14:textId="77777777" w:rsidR="00AE62E1" w:rsidRDefault="00AE62E1" w:rsidP="00AE62E1">
      <w:pPr>
        <w:rPr>
          <w:lang w:val="en-US"/>
        </w:rPr>
      </w:pPr>
    </w:p>
    <w:p w14:paraId="14F964B1" w14:textId="5E349D72" w:rsidR="00AE62E1" w:rsidRDefault="00AE62E1" w:rsidP="00AE62E1">
      <w:pPr>
        <w:pStyle w:val="ParagraphBody"/>
        <w:numPr>
          <w:ilvl w:val="0"/>
          <w:numId w:val="33"/>
        </w:numPr>
        <w:ind w:left="360" w:hanging="270"/>
      </w:pPr>
      <w:r>
        <w:t>MPT</w:t>
      </w:r>
      <w:r w:rsidRPr="00FD0D94">
        <w:t xml:space="preserve"> </w:t>
      </w:r>
      <w:r>
        <w:t>s</w:t>
      </w:r>
      <w:r w:rsidRPr="00FD0D94">
        <w:t>pecifications</w:t>
      </w:r>
      <w:r>
        <w:t xml:space="preserve"> based on </w:t>
      </w:r>
      <w:commentRangeStart w:id="360"/>
      <w:commentRangeStart w:id="361"/>
      <w:commentRangeStart w:id="362"/>
      <w:r w:rsidRPr="00317197">
        <w:rPr>
          <w:u w:val="single"/>
        </w:rPr>
        <w:t>exhibit N</w:t>
      </w:r>
      <w:commentRangeEnd w:id="360"/>
      <w:r w:rsidR="00465243">
        <w:rPr>
          <w:rStyle w:val="CommentReference"/>
          <w:rFonts w:ascii="Times New Roman" w:eastAsia="Times New Roman" w:hAnsi="Times New Roman" w:cs="Times New Roman"/>
          <w:lang w:val="en-CA"/>
        </w:rPr>
        <w:commentReference w:id="360"/>
      </w:r>
      <w:commentRangeEnd w:id="361"/>
      <w:r w:rsidR="006569E8">
        <w:rPr>
          <w:rStyle w:val="CommentReference"/>
          <w:rFonts w:ascii="Times New Roman" w:eastAsia="Times New Roman" w:hAnsi="Times New Roman" w:cs="Times New Roman"/>
          <w:lang w:val="en-CA"/>
        </w:rPr>
        <w:commentReference w:id="361"/>
      </w:r>
      <w:commentRangeEnd w:id="362"/>
      <w:r w:rsidR="004954F2">
        <w:rPr>
          <w:rStyle w:val="CommentReference"/>
          <w:rFonts w:ascii="Times New Roman" w:eastAsia="Times New Roman" w:hAnsi="Times New Roman" w:cs="Times New Roman"/>
          <w:lang w:val="en-CA"/>
        </w:rPr>
        <w:commentReference w:id="362"/>
      </w:r>
      <w:r w:rsidR="00FB1BD9">
        <w:t>.</w:t>
      </w:r>
    </w:p>
    <w:tbl>
      <w:tblPr>
        <w:tblStyle w:val="TableGrid"/>
        <w:tblW w:w="0" w:type="auto"/>
        <w:tblInd w:w="1165" w:type="dxa"/>
        <w:tblLook w:val="04A0" w:firstRow="1" w:lastRow="0" w:firstColumn="1" w:lastColumn="0" w:noHBand="0" w:noVBand="1"/>
      </w:tblPr>
      <w:tblGrid>
        <w:gridCol w:w="3520"/>
        <w:gridCol w:w="2350"/>
        <w:gridCol w:w="2315"/>
      </w:tblGrid>
      <w:tr w:rsidR="00AE62E1" w:rsidRPr="00FD0D94" w14:paraId="4AADAE5B" w14:textId="77777777" w:rsidTr="00AE62E1">
        <w:tc>
          <w:tcPr>
            <w:tcW w:w="3654" w:type="dxa"/>
          </w:tcPr>
          <w:p w14:paraId="3E988E4D" w14:textId="77777777" w:rsidR="00AE62E1" w:rsidRPr="00FD0D94" w:rsidRDefault="00AE62E1" w:rsidP="00AE62E1">
            <w:pPr>
              <w:rPr>
                <w:rFonts w:ascii="Arial" w:hAnsi="Arial" w:cs="Arial"/>
                <w:lang w:val="en-US"/>
              </w:rPr>
            </w:pPr>
            <w:r w:rsidRPr="00FD0D94">
              <w:rPr>
                <w:rFonts w:ascii="Arial" w:hAnsi="Arial" w:cs="Arial"/>
                <w:lang w:val="en-US"/>
              </w:rPr>
              <w:t>Rating</w:t>
            </w:r>
            <w:r>
              <w:rPr>
                <w:rFonts w:ascii="Arial" w:hAnsi="Arial" w:cs="Arial"/>
                <w:lang w:val="en-US"/>
              </w:rPr>
              <w:t>:</w:t>
            </w:r>
          </w:p>
        </w:tc>
        <w:tc>
          <w:tcPr>
            <w:tcW w:w="4819" w:type="dxa"/>
            <w:gridSpan w:val="2"/>
          </w:tcPr>
          <w:p w14:paraId="7D97FC0E" w14:textId="77777777" w:rsidR="00AE62E1" w:rsidRPr="00FD0D94" w:rsidRDefault="00AE62E1" w:rsidP="00AE62E1">
            <w:pPr>
              <w:rPr>
                <w:rFonts w:ascii="Arial" w:hAnsi="Arial" w:cs="Arial"/>
                <w:lang w:val="en-US"/>
              </w:rPr>
            </w:pPr>
            <w:r w:rsidRPr="006C0A26">
              <w:rPr>
                <w:rFonts w:ascii="Arial" w:hAnsi="Arial" w:cs="Arial"/>
                <w:lang w:val="en-US"/>
              </w:rPr>
              <w:t>75/100/125</w:t>
            </w:r>
            <w:r>
              <w:rPr>
                <w:rFonts w:ascii="Arial" w:hAnsi="Arial" w:cs="Arial"/>
                <w:lang w:val="en-US"/>
              </w:rPr>
              <w:t xml:space="preserve"> MVA</w:t>
            </w:r>
          </w:p>
        </w:tc>
      </w:tr>
      <w:tr w:rsidR="00AE62E1" w:rsidRPr="00FD0D94" w14:paraId="37C32E95" w14:textId="77777777" w:rsidTr="00AE62E1">
        <w:tc>
          <w:tcPr>
            <w:tcW w:w="3654" w:type="dxa"/>
          </w:tcPr>
          <w:p w14:paraId="0406A9E9" w14:textId="77777777" w:rsidR="00AE62E1" w:rsidRPr="00FD0D94" w:rsidRDefault="00AE62E1" w:rsidP="00AE62E1">
            <w:pPr>
              <w:rPr>
                <w:rFonts w:ascii="Arial" w:hAnsi="Arial" w:cs="Arial"/>
                <w:lang w:val="en-US"/>
              </w:rPr>
            </w:pPr>
            <w:r w:rsidRPr="00FD0D94">
              <w:rPr>
                <w:rFonts w:ascii="Arial" w:hAnsi="Arial" w:cs="Arial"/>
                <w:lang w:val="en-US"/>
              </w:rPr>
              <w:t>Voltage</w:t>
            </w:r>
            <w:r>
              <w:rPr>
                <w:rFonts w:ascii="Arial" w:hAnsi="Arial" w:cs="Arial"/>
                <w:lang w:val="en-US"/>
              </w:rPr>
              <w:t>:</w:t>
            </w:r>
          </w:p>
        </w:tc>
        <w:tc>
          <w:tcPr>
            <w:tcW w:w="4819" w:type="dxa"/>
            <w:gridSpan w:val="2"/>
          </w:tcPr>
          <w:p w14:paraId="0EB102C0" w14:textId="77777777" w:rsidR="00AE62E1" w:rsidRPr="00FD0D94" w:rsidRDefault="00AE62E1" w:rsidP="00AE62E1">
            <w:pPr>
              <w:rPr>
                <w:rFonts w:ascii="Arial" w:hAnsi="Arial" w:cs="Arial"/>
                <w:lang w:val="en-US"/>
              </w:rPr>
            </w:pPr>
            <w:r>
              <w:rPr>
                <w:rFonts w:ascii="Arial" w:hAnsi="Arial" w:cs="Arial"/>
                <w:lang w:val="en-US"/>
              </w:rPr>
              <w:t>230kV/34.5 kV/13.8 kV</w:t>
            </w:r>
          </w:p>
        </w:tc>
      </w:tr>
      <w:tr w:rsidR="00AE62E1" w:rsidRPr="00FD0D94" w14:paraId="11551F2A" w14:textId="77777777" w:rsidTr="00AE62E1">
        <w:tc>
          <w:tcPr>
            <w:tcW w:w="3654" w:type="dxa"/>
          </w:tcPr>
          <w:p w14:paraId="55DED1C2" w14:textId="77777777" w:rsidR="00AE62E1" w:rsidRPr="00FD0D94" w:rsidRDefault="00AE62E1" w:rsidP="00AE62E1">
            <w:pPr>
              <w:rPr>
                <w:rFonts w:ascii="Arial" w:hAnsi="Arial" w:cs="Arial"/>
                <w:lang w:val="en-US"/>
              </w:rPr>
            </w:pPr>
            <w:r>
              <w:rPr>
                <w:rFonts w:ascii="Arial" w:hAnsi="Arial" w:cs="Arial"/>
                <w:lang w:val="en-US"/>
              </w:rPr>
              <w:t>Cooling Class:</w:t>
            </w:r>
          </w:p>
        </w:tc>
        <w:tc>
          <w:tcPr>
            <w:tcW w:w="4819" w:type="dxa"/>
            <w:gridSpan w:val="2"/>
          </w:tcPr>
          <w:p w14:paraId="6021F231" w14:textId="77777777" w:rsidR="00AE62E1" w:rsidRPr="00FD0D94" w:rsidRDefault="00AE62E1" w:rsidP="00AE62E1">
            <w:pPr>
              <w:rPr>
                <w:rFonts w:ascii="Arial" w:hAnsi="Arial" w:cs="Arial"/>
                <w:lang w:val="en-US"/>
              </w:rPr>
            </w:pPr>
            <w:r w:rsidRPr="006C0A26">
              <w:rPr>
                <w:rFonts w:ascii="Arial" w:hAnsi="Arial" w:cs="Arial"/>
                <w:lang w:val="en-US"/>
              </w:rPr>
              <w:t>ONAN/ONAF1/ONAF2</w:t>
            </w:r>
          </w:p>
        </w:tc>
      </w:tr>
      <w:tr w:rsidR="00AE62E1" w:rsidRPr="00FD0D94" w14:paraId="3D9D9F55" w14:textId="77777777" w:rsidTr="00AE62E1">
        <w:tc>
          <w:tcPr>
            <w:tcW w:w="3654" w:type="dxa"/>
          </w:tcPr>
          <w:p w14:paraId="09994E2D" w14:textId="77777777" w:rsidR="00AE62E1" w:rsidRPr="00FD0D94" w:rsidRDefault="00AE62E1" w:rsidP="00AE62E1">
            <w:pPr>
              <w:rPr>
                <w:rFonts w:ascii="Arial" w:hAnsi="Arial" w:cs="Arial"/>
                <w:lang w:val="en-US"/>
              </w:rPr>
            </w:pPr>
            <w:r w:rsidRPr="00FD0D94">
              <w:rPr>
                <w:rFonts w:ascii="Arial" w:hAnsi="Arial" w:cs="Arial"/>
                <w:lang w:val="en-US"/>
              </w:rPr>
              <w:t>Winding configuration</w:t>
            </w:r>
            <w:r>
              <w:rPr>
                <w:rFonts w:ascii="Arial" w:hAnsi="Arial" w:cs="Arial"/>
                <w:lang w:val="en-US"/>
              </w:rPr>
              <w:t>:</w:t>
            </w:r>
          </w:p>
        </w:tc>
        <w:tc>
          <w:tcPr>
            <w:tcW w:w="4819" w:type="dxa"/>
            <w:gridSpan w:val="2"/>
          </w:tcPr>
          <w:p w14:paraId="5958C580" w14:textId="77777777" w:rsidR="00AE62E1" w:rsidRPr="00FD0D94" w:rsidRDefault="00AE62E1" w:rsidP="00AE62E1">
            <w:pPr>
              <w:rPr>
                <w:rFonts w:ascii="Arial" w:hAnsi="Arial" w:cs="Arial"/>
                <w:lang w:val="en-US"/>
              </w:rPr>
            </w:pPr>
            <w:r>
              <w:rPr>
                <w:rFonts w:ascii="Arial" w:hAnsi="Arial" w:cs="Arial"/>
                <w:lang w:val="en-US"/>
              </w:rPr>
              <w:t>Ynyn0</w:t>
            </w:r>
          </w:p>
        </w:tc>
      </w:tr>
      <w:tr w:rsidR="00AE62E1" w:rsidRPr="00FD0D94" w14:paraId="289B4286" w14:textId="77777777" w:rsidTr="00AE62E1">
        <w:tc>
          <w:tcPr>
            <w:tcW w:w="3654" w:type="dxa"/>
          </w:tcPr>
          <w:p w14:paraId="62F665EE" w14:textId="77777777" w:rsidR="00AE62E1" w:rsidRPr="00FD0D94" w:rsidRDefault="00AE62E1" w:rsidP="00AE62E1">
            <w:pPr>
              <w:rPr>
                <w:rFonts w:ascii="Arial" w:hAnsi="Arial" w:cs="Arial"/>
                <w:lang w:val="en-US"/>
              </w:rPr>
            </w:pPr>
            <w:r>
              <w:rPr>
                <w:rFonts w:ascii="Arial" w:hAnsi="Arial" w:cs="Arial"/>
                <w:lang w:val="en-US"/>
              </w:rPr>
              <w:t>No load losses:</w:t>
            </w:r>
          </w:p>
        </w:tc>
        <w:tc>
          <w:tcPr>
            <w:tcW w:w="4819" w:type="dxa"/>
            <w:gridSpan w:val="2"/>
          </w:tcPr>
          <w:p w14:paraId="21B14470" w14:textId="77777777" w:rsidR="00AE62E1" w:rsidRPr="00FD0D94" w:rsidRDefault="00AE62E1" w:rsidP="00AE62E1">
            <w:pPr>
              <w:rPr>
                <w:rFonts w:ascii="Arial" w:hAnsi="Arial" w:cs="Arial"/>
                <w:lang w:val="en-US"/>
              </w:rPr>
            </w:pPr>
            <w:r w:rsidRPr="006C0A26">
              <w:rPr>
                <w:rFonts w:ascii="Arial" w:hAnsi="Arial" w:cs="Arial"/>
                <w:lang w:val="en-US"/>
              </w:rPr>
              <w:t>41</w:t>
            </w:r>
            <w:r>
              <w:rPr>
                <w:rFonts w:ascii="Arial" w:hAnsi="Arial" w:cs="Arial"/>
                <w:lang w:val="en-US"/>
              </w:rPr>
              <w:t xml:space="preserve"> kW</w:t>
            </w:r>
          </w:p>
        </w:tc>
      </w:tr>
      <w:tr w:rsidR="00AE62E1" w:rsidRPr="00FD0D94" w14:paraId="1995A465" w14:textId="77777777" w:rsidTr="00AE62E1">
        <w:trPr>
          <w:trHeight w:val="160"/>
        </w:trPr>
        <w:tc>
          <w:tcPr>
            <w:tcW w:w="3654" w:type="dxa"/>
            <w:vMerge w:val="restart"/>
          </w:tcPr>
          <w:p w14:paraId="6753CD3E" w14:textId="77777777" w:rsidR="00AE62E1" w:rsidRPr="00FD0D94" w:rsidRDefault="00AE62E1" w:rsidP="00AE62E1">
            <w:pPr>
              <w:rPr>
                <w:rFonts w:ascii="Arial" w:hAnsi="Arial" w:cs="Arial"/>
                <w:lang w:val="en-US"/>
              </w:rPr>
            </w:pPr>
            <w:r>
              <w:rPr>
                <w:rFonts w:ascii="Arial" w:hAnsi="Arial" w:cs="Arial"/>
                <w:lang w:val="en-US"/>
              </w:rPr>
              <w:t>DETC</w:t>
            </w:r>
          </w:p>
        </w:tc>
        <w:tc>
          <w:tcPr>
            <w:tcW w:w="2409" w:type="dxa"/>
          </w:tcPr>
          <w:p w14:paraId="14F5B711" w14:textId="77777777" w:rsidR="00AE62E1" w:rsidRPr="00FD0D94" w:rsidRDefault="00AE62E1" w:rsidP="00AE62E1">
            <w:pPr>
              <w:rPr>
                <w:rFonts w:ascii="Arial" w:hAnsi="Arial" w:cs="Arial"/>
                <w:lang w:val="en-US"/>
              </w:rPr>
            </w:pPr>
            <w:r w:rsidRPr="00FD0D94">
              <w:rPr>
                <w:rFonts w:ascii="Arial" w:hAnsi="Arial" w:cs="Arial"/>
                <w:lang w:val="en-US"/>
              </w:rPr>
              <w:t>Regulated bus</w:t>
            </w:r>
          </w:p>
        </w:tc>
        <w:tc>
          <w:tcPr>
            <w:tcW w:w="2410" w:type="dxa"/>
          </w:tcPr>
          <w:p w14:paraId="317CBE19" w14:textId="0F7D1CB3" w:rsidR="00AE62E1" w:rsidRPr="00FD0D94" w:rsidRDefault="001068AA" w:rsidP="00AE62E1">
            <w:pPr>
              <w:rPr>
                <w:rFonts w:ascii="Arial" w:hAnsi="Arial" w:cs="Arial"/>
                <w:lang w:val="en-US"/>
              </w:rPr>
            </w:pPr>
            <w:r>
              <w:rPr>
                <w:rFonts w:ascii="Arial" w:hAnsi="Arial" w:cs="Arial"/>
                <w:lang w:val="en-US"/>
              </w:rPr>
              <w:t>MV</w:t>
            </w:r>
            <w:r w:rsidR="00AE62E1">
              <w:rPr>
                <w:rFonts w:ascii="Arial" w:hAnsi="Arial" w:cs="Arial"/>
                <w:lang w:val="en-US"/>
              </w:rPr>
              <w:t xml:space="preserve"> bus</w:t>
            </w:r>
          </w:p>
        </w:tc>
      </w:tr>
      <w:tr w:rsidR="00AE62E1" w:rsidRPr="00FD0D94" w14:paraId="0DC96B50" w14:textId="77777777" w:rsidTr="00AE62E1">
        <w:trPr>
          <w:trHeight w:val="158"/>
        </w:trPr>
        <w:tc>
          <w:tcPr>
            <w:tcW w:w="3654" w:type="dxa"/>
            <w:vMerge/>
          </w:tcPr>
          <w:p w14:paraId="1CD06BF8" w14:textId="77777777" w:rsidR="00AE62E1" w:rsidRPr="00FD0D94" w:rsidRDefault="00AE62E1" w:rsidP="00AE62E1">
            <w:pPr>
              <w:rPr>
                <w:rFonts w:ascii="Arial" w:hAnsi="Arial" w:cs="Arial"/>
                <w:lang w:val="en-US"/>
              </w:rPr>
            </w:pPr>
          </w:p>
        </w:tc>
        <w:tc>
          <w:tcPr>
            <w:tcW w:w="2409" w:type="dxa"/>
          </w:tcPr>
          <w:p w14:paraId="02CAC231" w14:textId="77777777" w:rsidR="00AE62E1" w:rsidRPr="00FD0D94" w:rsidRDefault="00AE62E1" w:rsidP="00AE62E1">
            <w:pPr>
              <w:rPr>
                <w:rFonts w:ascii="Arial" w:hAnsi="Arial" w:cs="Arial"/>
                <w:lang w:val="en-US"/>
              </w:rPr>
            </w:pPr>
            <w:r w:rsidRPr="00FD0D94">
              <w:rPr>
                <w:rFonts w:ascii="Arial" w:hAnsi="Arial" w:cs="Arial"/>
                <w:lang w:val="en-US"/>
              </w:rPr>
              <w:t>Min/Max tap</w:t>
            </w:r>
          </w:p>
        </w:tc>
        <w:tc>
          <w:tcPr>
            <w:tcW w:w="2410" w:type="dxa"/>
          </w:tcPr>
          <w:p w14:paraId="37889503" w14:textId="77777777" w:rsidR="00AE62E1" w:rsidRPr="00FD0D94" w:rsidRDefault="00AE62E1" w:rsidP="00AE62E1">
            <w:pPr>
              <w:rPr>
                <w:rFonts w:ascii="Arial" w:hAnsi="Arial" w:cs="Arial"/>
                <w:lang w:val="en-US"/>
              </w:rPr>
            </w:pPr>
            <w:r>
              <w:rPr>
                <w:rFonts w:ascii="Arial" w:hAnsi="Arial" w:cs="Arial"/>
                <w:lang w:val="en-US"/>
              </w:rPr>
              <w:t>±5%</w:t>
            </w:r>
          </w:p>
        </w:tc>
      </w:tr>
      <w:tr w:rsidR="00AE62E1" w:rsidRPr="00FD0D94" w14:paraId="7E48A369" w14:textId="77777777" w:rsidTr="00AE62E1">
        <w:trPr>
          <w:trHeight w:val="158"/>
        </w:trPr>
        <w:tc>
          <w:tcPr>
            <w:tcW w:w="3654" w:type="dxa"/>
            <w:vMerge/>
          </w:tcPr>
          <w:p w14:paraId="032690AB" w14:textId="77777777" w:rsidR="00AE62E1" w:rsidRPr="00FD0D94" w:rsidRDefault="00AE62E1" w:rsidP="00AE62E1">
            <w:pPr>
              <w:rPr>
                <w:rFonts w:ascii="Arial" w:hAnsi="Arial" w:cs="Arial"/>
                <w:lang w:val="en-US"/>
              </w:rPr>
            </w:pPr>
          </w:p>
        </w:tc>
        <w:tc>
          <w:tcPr>
            <w:tcW w:w="2409" w:type="dxa"/>
          </w:tcPr>
          <w:p w14:paraId="798890DD" w14:textId="77777777" w:rsidR="00AE62E1" w:rsidRPr="00FD0D94" w:rsidRDefault="00AE62E1" w:rsidP="00AE62E1">
            <w:pPr>
              <w:rPr>
                <w:rFonts w:ascii="Arial" w:hAnsi="Arial" w:cs="Arial"/>
                <w:lang w:val="en-US"/>
              </w:rPr>
            </w:pPr>
            <w:r w:rsidRPr="00FD0D94">
              <w:rPr>
                <w:rFonts w:ascii="Arial" w:hAnsi="Arial" w:cs="Arial"/>
                <w:lang w:val="en-US"/>
              </w:rPr>
              <w:t>Number of taps</w:t>
            </w:r>
          </w:p>
        </w:tc>
        <w:tc>
          <w:tcPr>
            <w:tcW w:w="2410" w:type="dxa"/>
          </w:tcPr>
          <w:p w14:paraId="072A5697" w14:textId="77777777" w:rsidR="00AE62E1" w:rsidRPr="00FD0D94" w:rsidRDefault="00AE62E1" w:rsidP="00AE62E1">
            <w:pPr>
              <w:rPr>
                <w:rFonts w:ascii="Arial" w:hAnsi="Arial" w:cs="Arial"/>
                <w:lang w:val="en-US"/>
              </w:rPr>
            </w:pPr>
            <w:r>
              <w:rPr>
                <w:rFonts w:ascii="Arial" w:hAnsi="Arial" w:cs="Arial"/>
                <w:lang w:val="en-US"/>
              </w:rPr>
              <w:t>5</w:t>
            </w:r>
          </w:p>
        </w:tc>
      </w:tr>
      <w:tr w:rsidR="00AE62E1" w:rsidRPr="00FD0D94" w14:paraId="1D609D02" w14:textId="77777777" w:rsidTr="00AE62E1">
        <w:trPr>
          <w:trHeight w:val="104"/>
        </w:trPr>
        <w:tc>
          <w:tcPr>
            <w:tcW w:w="3654" w:type="dxa"/>
            <w:vMerge w:val="restart"/>
          </w:tcPr>
          <w:p w14:paraId="43B1FB11" w14:textId="77777777" w:rsidR="00AE62E1" w:rsidRPr="00FD0D94" w:rsidRDefault="00AE62E1" w:rsidP="00AE62E1">
            <w:pPr>
              <w:rPr>
                <w:rFonts w:ascii="Arial" w:hAnsi="Arial" w:cs="Arial"/>
                <w:lang w:val="en-US"/>
              </w:rPr>
            </w:pPr>
            <w:r w:rsidRPr="00FD0D94">
              <w:rPr>
                <w:rFonts w:ascii="Arial" w:hAnsi="Arial" w:cs="Arial"/>
                <w:lang w:val="en-US"/>
              </w:rPr>
              <w:t xml:space="preserve">Positive sequence impedance </w:t>
            </w:r>
            <w:r w:rsidRPr="00E2299D">
              <w:rPr>
                <w:rStyle w:val="MissingInfoChar"/>
                <w:rFonts w:ascii="Arial" w:hAnsi="Arial" w:cs="Arial"/>
                <w:b w:val="0"/>
                <w:bCs w:val="0"/>
              </w:rPr>
              <w:t>[base=</w:t>
            </w:r>
            <w:r>
              <w:rPr>
                <w:lang w:val="en-US"/>
              </w:rPr>
              <w:t>75</w:t>
            </w:r>
            <w:r>
              <w:rPr>
                <w:rFonts w:ascii="Arial" w:hAnsi="Arial" w:cs="Arial"/>
                <w:lang w:val="en-US"/>
              </w:rPr>
              <w:t xml:space="preserve"> </w:t>
            </w:r>
            <w:r w:rsidRPr="00E2299D">
              <w:rPr>
                <w:rStyle w:val="MissingInfoChar"/>
                <w:rFonts w:ascii="Arial" w:hAnsi="Arial" w:cs="Arial"/>
                <w:b w:val="0"/>
                <w:bCs w:val="0"/>
              </w:rPr>
              <w:t>MVA]:</w:t>
            </w:r>
          </w:p>
        </w:tc>
        <w:tc>
          <w:tcPr>
            <w:tcW w:w="2409" w:type="dxa"/>
          </w:tcPr>
          <w:p w14:paraId="1DF981D6" w14:textId="77777777" w:rsidR="00AE62E1" w:rsidRPr="00FD0D94" w:rsidRDefault="00AE62E1" w:rsidP="00AE62E1">
            <w:pPr>
              <w:rPr>
                <w:rFonts w:ascii="Arial" w:hAnsi="Arial" w:cs="Arial"/>
                <w:lang w:val="en-US"/>
              </w:rPr>
            </w:pPr>
            <w:r>
              <w:rPr>
                <w:rFonts w:ascii="Arial" w:hAnsi="Arial" w:cs="Arial"/>
                <w:lang w:val="en-US"/>
              </w:rPr>
              <w:t>Z%</w:t>
            </w:r>
          </w:p>
        </w:tc>
        <w:tc>
          <w:tcPr>
            <w:tcW w:w="2410" w:type="dxa"/>
          </w:tcPr>
          <w:p w14:paraId="07F6AD3C" w14:textId="77777777" w:rsidR="00AE62E1" w:rsidRPr="00FD0D94" w:rsidRDefault="00AE62E1" w:rsidP="00AE62E1">
            <w:pPr>
              <w:rPr>
                <w:rFonts w:ascii="Arial" w:hAnsi="Arial" w:cs="Arial"/>
                <w:lang w:val="en-US"/>
              </w:rPr>
            </w:pPr>
            <w:r>
              <w:rPr>
                <w:rFonts w:ascii="Arial" w:hAnsi="Arial" w:cs="Arial"/>
                <w:lang w:val="en-US"/>
              </w:rPr>
              <w:t>7.5%</w:t>
            </w:r>
          </w:p>
        </w:tc>
      </w:tr>
      <w:tr w:rsidR="00AE62E1" w:rsidRPr="00FD0D94" w14:paraId="6899AE18" w14:textId="77777777" w:rsidTr="00AE62E1">
        <w:trPr>
          <w:trHeight w:val="103"/>
        </w:trPr>
        <w:tc>
          <w:tcPr>
            <w:tcW w:w="3654" w:type="dxa"/>
            <w:vMerge/>
          </w:tcPr>
          <w:p w14:paraId="1E7410C6" w14:textId="77777777" w:rsidR="00AE62E1" w:rsidRPr="00FD0D94" w:rsidRDefault="00AE62E1" w:rsidP="00AE62E1">
            <w:pPr>
              <w:rPr>
                <w:rFonts w:ascii="Arial" w:hAnsi="Arial" w:cs="Arial"/>
                <w:lang w:val="en-US"/>
              </w:rPr>
            </w:pPr>
          </w:p>
        </w:tc>
        <w:tc>
          <w:tcPr>
            <w:tcW w:w="2409" w:type="dxa"/>
          </w:tcPr>
          <w:p w14:paraId="65B43480" w14:textId="77777777" w:rsidR="00AE62E1" w:rsidRPr="00FD0D94" w:rsidRDefault="00AE62E1" w:rsidP="00AE62E1">
            <w:pPr>
              <w:rPr>
                <w:rFonts w:ascii="Arial" w:hAnsi="Arial" w:cs="Arial"/>
                <w:lang w:val="en-US"/>
              </w:rPr>
            </w:pPr>
            <w:r>
              <w:rPr>
                <w:rFonts w:ascii="Arial" w:hAnsi="Arial" w:cs="Arial"/>
                <w:lang w:val="en-US"/>
              </w:rPr>
              <w:t>X/R</w:t>
            </w:r>
          </w:p>
        </w:tc>
        <w:tc>
          <w:tcPr>
            <w:tcW w:w="2410" w:type="dxa"/>
          </w:tcPr>
          <w:p w14:paraId="4D4EF1A9" w14:textId="77777777" w:rsidR="00AE62E1" w:rsidRPr="00FD0D94" w:rsidRDefault="00AE62E1" w:rsidP="00AE62E1">
            <w:pPr>
              <w:rPr>
                <w:rFonts w:ascii="Arial" w:hAnsi="Arial" w:cs="Arial"/>
                <w:lang w:val="en-US"/>
              </w:rPr>
            </w:pPr>
            <w:r>
              <w:rPr>
                <w:rFonts w:ascii="Arial" w:hAnsi="Arial" w:cs="Arial"/>
                <w:lang w:val="en-US"/>
              </w:rPr>
              <w:t>40</w:t>
            </w:r>
          </w:p>
        </w:tc>
      </w:tr>
    </w:tbl>
    <w:p w14:paraId="24C2F395" w14:textId="77777777" w:rsidR="00FB1BD9" w:rsidRDefault="00FB1BD9">
      <w:pPr>
        <w:spacing w:after="160" w:line="259" w:lineRule="auto"/>
      </w:pPr>
      <w:r>
        <w:br w:type="page"/>
      </w:r>
    </w:p>
    <w:p w14:paraId="5655E79C" w14:textId="35B244A5" w:rsidR="00801DAA" w:rsidRDefault="00801DAA" w:rsidP="00801DAA">
      <w:pPr>
        <w:pStyle w:val="Appendix"/>
      </w:pPr>
      <w:bookmarkStart w:id="363" w:name="_Ref2671305"/>
      <w:bookmarkStart w:id="364" w:name="_Toc12362477"/>
      <w:r w:rsidRPr="00554DC1">
        <w:lastRenderedPageBreak/>
        <w:t xml:space="preserve">Appendix </w:t>
      </w:r>
      <w:r w:rsidRPr="00554DC1">
        <w:fldChar w:fldCharType="begin"/>
      </w:r>
      <w:r w:rsidRPr="00554DC1">
        <w:instrText xml:space="preserve"> SEQ Appendix \* ARABIC </w:instrText>
      </w:r>
      <w:r w:rsidRPr="00554DC1">
        <w:fldChar w:fldCharType="separate"/>
      </w:r>
      <w:r w:rsidR="004C4C74">
        <w:rPr>
          <w:noProof/>
        </w:rPr>
        <w:t>2</w:t>
      </w:r>
      <w:r w:rsidRPr="00554DC1">
        <w:fldChar w:fldCharType="end"/>
      </w:r>
      <w:bookmarkEnd w:id="340"/>
      <w:bookmarkEnd w:id="341"/>
      <w:bookmarkEnd w:id="363"/>
      <w:r w:rsidRPr="00554DC1">
        <w:t xml:space="preserve">. </w:t>
      </w:r>
      <w:r w:rsidR="001A1147">
        <w:t xml:space="preserve">Collection </w:t>
      </w:r>
      <w:r w:rsidR="001175BB">
        <w:t>S</w:t>
      </w:r>
      <w:r w:rsidR="001A1147">
        <w:t>ystem</w:t>
      </w:r>
      <w:r>
        <w:t xml:space="preserve"> Design</w:t>
      </w:r>
      <w:bookmarkEnd w:id="364"/>
    </w:p>
    <w:p w14:paraId="16A3CFA3" w14:textId="3A0D0179" w:rsidR="00B11FC5" w:rsidRPr="0083034D" w:rsidRDefault="00B11FC5" w:rsidP="00B11FC5">
      <w:pPr>
        <w:pStyle w:val="ParagraphBody"/>
        <w:rPr>
          <w:rFonts w:asciiTheme="minorBidi" w:hAnsiTheme="minorBidi" w:cstheme="minorBidi"/>
        </w:rPr>
      </w:pPr>
      <w:bookmarkStart w:id="365" w:name="_Ref531289632"/>
      <w:r w:rsidRPr="0083034D">
        <w:rPr>
          <w:rFonts w:asciiTheme="minorBidi" w:hAnsiTheme="minorBidi" w:cstheme="minorBidi"/>
        </w:rPr>
        <w:t>The study was based on the collector system at the time of performing the study:</w:t>
      </w:r>
    </w:p>
    <w:p w14:paraId="2561691F" w14:textId="77777777" w:rsidR="00B11FC5" w:rsidRPr="00DB4F1B" w:rsidRDefault="00B11FC5" w:rsidP="00B11FC5">
      <w:pPr>
        <w:rPr>
          <w:rFonts w:asciiTheme="minorBidi" w:hAnsiTheme="minorBidi" w:cstheme="minorBidi"/>
          <w:lang w:val="en-US"/>
        </w:rPr>
      </w:pPr>
    </w:p>
    <w:tbl>
      <w:tblPr>
        <w:tblStyle w:val="TableGrid"/>
        <w:tblW w:w="0" w:type="auto"/>
        <w:jc w:val="center"/>
        <w:tblLook w:val="04A0" w:firstRow="1" w:lastRow="0" w:firstColumn="1" w:lastColumn="0" w:noHBand="0" w:noVBand="1"/>
      </w:tblPr>
      <w:tblGrid>
        <w:gridCol w:w="850"/>
        <w:gridCol w:w="1584"/>
        <w:gridCol w:w="1584"/>
        <w:gridCol w:w="1134"/>
        <w:gridCol w:w="1184"/>
      </w:tblGrid>
      <w:tr w:rsidR="00B11FC5" w:rsidRPr="00B31847" w14:paraId="6E77B0B4" w14:textId="77777777" w:rsidTr="00B11FC5">
        <w:trPr>
          <w:trHeight w:val="288"/>
          <w:tblHeader/>
          <w:jc w:val="center"/>
        </w:trPr>
        <w:tc>
          <w:tcPr>
            <w:tcW w:w="0" w:type="auto"/>
            <w:shd w:val="clear" w:color="auto" w:fill="5B9BD5" w:themeFill="accent1"/>
            <w:noWrap/>
            <w:vAlign w:val="center"/>
            <w:hideMark/>
          </w:tcPr>
          <w:p w14:paraId="250A99FD" w14:textId="77777777" w:rsidR="00B11FC5" w:rsidRPr="00B31847" w:rsidRDefault="00B11FC5" w:rsidP="00B11FC5">
            <w:pPr>
              <w:jc w:val="center"/>
              <w:rPr>
                <w:rFonts w:asciiTheme="minorBidi" w:hAnsiTheme="minorBidi" w:cstheme="minorBidi"/>
                <w:sz w:val="18"/>
                <w:szCs w:val="18"/>
                <w:lang w:val="en-US"/>
              </w:rPr>
            </w:pPr>
            <w:r w:rsidRPr="00B31847">
              <w:rPr>
                <w:rFonts w:asciiTheme="minorBidi" w:hAnsiTheme="minorBidi" w:cstheme="minorBidi"/>
                <w:sz w:val="18"/>
                <w:szCs w:val="18"/>
              </w:rPr>
              <w:t>Feeder</w:t>
            </w:r>
          </w:p>
        </w:tc>
        <w:tc>
          <w:tcPr>
            <w:tcW w:w="1584" w:type="dxa"/>
            <w:shd w:val="clear" w:color="auto" w:fill="5B9BD5" w:themeFill="accent1"/>
            <w:noWrap/>
            <w:vAlign w:val="center"/>
            <w:hideMark/>
          </w:tcPr>
          <w:p w14:paraId="22C23C94" w14:textId="77777777" w:rsidR="00B11FC5" w:rsidRPr="00B31847" w:rsidRDefault="00B11FC5" w:rsidP="00B11FC5">
            <w:pPr>
              <w:jc w:val="center"/>
              <w:rPr>
                <w:rFonts w:asciiTheme="minorBidi" w:hAnsiTheme="minorBidi" w:cstheme="minorBidi"/>
                <w:sz w:val="18"/>
                <w:szCs w:val="18"/>
              </w:rPr>
            </w:pPr>
            <w:r w:rsidRPr="00B31847">
              <w:rPr>
                <w:rFonts w:asciiTheme="minorBidi" w:hAnsiTheme="minorBidi" w:cstheme="minorBidi"/>
                <w:sz w:val="18"/>
                <w:szCs w:val="18"/>
              </w:rPr>
              <w:t>From Node</w:t>
            </w:r>
          </w:p>
        </w:tc>
        <w:tc>
          <w:tcPr>
            <w:tcW w:w="1584" w:type="dxa"/>
            <w:shd w:val="clear" w:color="auto" w:fill="5B9BD5" w:themeFill="accent1"/>
            <w:noWrap/>
            <w:vAlign w:val="center"/>
            <w:hideMark/>
          </w:tcPr>
          <w:p w14:paraId="109AC00D" w14:textId="77777777" w:rsidR="00B11FC5" w:rsidRPr="00B31847" w:rsidRDefault="00B11FC5" w:rsidP="00B11FC5">
            <w:pPr>
              <w:jc w:val="center"/>
              <w:rPr>
                <w:rFonts w:asciiTheme="minorBidi" w:hAnsiTheme="minorBidi" w:cstheme="minorBidi"/>
                <w:sz w:val="18"/>
                <w:szCs w:val="18"/>
              </w:rPr>
            </w:pPr>
            <w:r w:rsidRPr="00B31847">
              <w:rPr>
                <w:rFonts w:asciiTheme="minorBidi" w:hAnsiTheme="minorBidi" w:cstheme="minorBidi"/>
                <w:sz w:val="18"/>
                <w:szCs w:val="18"/>
              </w:rPr>
              <w:t>To Node</w:t>
            </w:r>
          </w:p>
        </w:tc>
        <w:tc>
          <w:tcPr>
            <w:tcW w:w="0" w:type="auto"/>
            <w:shd w:val="clear" w:color="auto" w:fill="5B9BD5" w:themeFill="accent1"/>
            <w:noWrap/>
            <w:vAlign w:val="center"/>
            <w:hideMark/>
          </w:tcPr>
          <w:p w14:paraId="1BC674BD" w14:textId="77777777" w:rsidR="00B11FC5" w:rsidRPr="00B31847" w:rsidRDefault="00B11FC5" w:rsidP="00B11FC5">
            <w:pPr>
              <w:jc w:val="center"/>
              <w:rPr>
                <w:rFonts w:asciiTheme="minorBidi" w:hAnsiTheme="minorBidi" w:cstheme="minorBidi"/>
                <w:sz w:val="18"/>
                <w:szCs w:val="18"/>
              </w:rPr>
            </w:pPr>
            <w:r w:rsidRPr="00B31847">
              <w:rPr>
                <w:rFonts w:asciiTheme="minorBidi" w:hAnsiTheme="minorBidi" w:cstheme="minorBidi"/>
                <w:sz w:val="18"/>
                <w:szCs w:val="18"/>
              </w:rPr>
              <w:t>Length (ft)</w:t>
            </w:r>
          </w:p>
        </w:tc>
        <w:tc>
          <w:tcPr>
            <w:tcW w:w="0" w:type="auto"/>
            <w:shd w:val="clear" w:color="auto" w:fill="5B9BD5" w:themeFill="accent1"/>
            <w:noWrap/>
            <w:vAlign w:val="center"/>
            <w:hideMark/>
          </w:tcPr>
          <w:p w14:paraId="27792B1D" w14:textId="77777777" w:rsidR="00B11FC5" w:rsidRPr="00B31847" w:rsidRDefault="00B11FC5" w:rsidP="00B11FC5">
            <w:pPr>
              <w:jc w:val="center"/>
              <w:rPr>
                <w:rFonts w:asciiTheme="minorBidi" w:hAnsiTheme="minorBidi" w:cstheme="minorBidi"/>
                <w:sz w:val="18"/>
                <w:szCs w:val="18"/>
              </w:rPr>
            </w:pPr>
            <w:r w:rsidRPr="00B31847">
              <w:rPr>
                <w:rFonts w:asciiTheme="minorBidi" w:hAnsiTheme="minorBidi" w:cstheme="minorBidi"/>
                <w:sz w:val="18"/>
                <w:szCs w:val="18"/>
              </w:rPr>
              <w:t>Cable Size</w:t>
            </w:r>
          </w:p>
        </w:tc>
      </w:tr>
      <w:tr w:rsidR="00B11FC5" w:rsidRPr="00B31847" w14:paraId="6C842F5C" w14:textId="77777777" w:rsidTr="00B11FC5">
        <w:trPr>
          <w:trHeight w:val="300"/>
          <w:jc w:val="center"/>
        </w:trPr>
        <w:tc>
          <w:tcPr>
            <w:tcW w:w="850" w:type="dxa"/>
            <w:noWrap/>
            <w:vAlign w:val="center"/>
            <w:hideMark/>
          </w:tcPr>
          <w:p w14:paraId="00C2D9F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4E2F791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JB11-1</w:t>
            </w:r>
          </w:p>
        </w:tc>
        <w:tc>
          <w:tcPr>
            <w:tcW w:w="1584" w:type="dxa"/>
            <w:noWrap/>
            <w:vAlign w:val="center"/>
            <w:hideMark/>
          </w:tcPr>
          <w:p w14:paraId="0E4479D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sub11</w:t>
            </w:r>
          </w:p>
        </w:tc>
        <w:tc>
          <w:tcPr>
            <w:tcW w:w="1128" w:type="dxa"/>
            <w:noWrap/>
            <w:vAlign w:val="center"/>
            <w:hideMark/>
          </w:tcPr>
          <w:p w14:paraId="7401F06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8185.039</w:t>
            </w:r>
          </w:p>
        </w:tc>
        <w:tc>
          <w:tcPr>
            <w:tcW w:w="1184" w:type="dxa"/>
            <w:noWrap/>
            <w:vAlign w:val="center"/>
            <w:hideMark/>
          </w:tcPr>
          <w:p w14:paraId="0971C44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6833641D" w14:textId="77777777" w:rsidTr="00B11FC5">
        <w:trPr>
          <w:trHeight w:val="300"/>
          <w:jc w:val="center"/>
        </w:trPr>
        <w:tc>
          <w:tcPr>
            <w:tcW w:w="850" w:type="dxa"/>
            <w:noWrap/>
            <w:vAlign w:val="center"/>
            <w:hideMark/>
          </w:tcPr>
          <w:p w14:paraId="2619CC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46C7B39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JB11-2</w:t>
            </w:r>
          </w:p>
        </w:tc>
        <w:tc>
          <w:tcPr>
            <w:tcW w:w="1584" w:type="dxa"/>
            <w:noWrap/>
            <w:vAlign w:val="center"/>
            <w:hideMark/>
          </w:tcPr>
          <w:p w14:paraId="7641F8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JB11-1</w:t>
            </w:r>
          </w:p>
        </w:tc>
        <w:tc>
          <w:tcPr>
            <w:tcW w:w="1128" w:type="dxa"/>
            <w:noWrap/>
            <w:vAlign w:val="center"/>
            <w:hideMark/>
          </w:tcPr>
          <w:p w14:paraId="5BD42F2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8151.1</w:t>
            </w:r>
          </w:p>
        </w:tc>
        <w:tc>
          <w:tcPr>
            <w:tcW w:w="1184" w:type="dxa"/>
            <w:noWrap/>
            <w:vAlign w:val="center"/>
            <w:hideMark/>
          </w:tcPr>
          <w:p w14:paraId="7620ED1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3083830" w14:textId="77777777" w:rsidTr="00B11FC5">
        <w:trPr>
          <w:trHeight w:val="300"/>
          <w:jc w:val="center"/>
        </w:trPr>
        <w:tc>
          <w:tcPr>
            <w:tcW w:w="850" w:type="dxa"/>
            <w:noWrap/>
            <w:vAlign w:val="center"/>
            <w:hideMark/>
          </w:tcPr>
          <w:p w14:paraId="16949C8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5E46BC4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JB11-3</w:t>
            </w:r>
          </w:p>
        </w:tc>
        <w:tc>
          <w:tcPr>
            <w:tcW w:w="1584" w:type="dxa"/>
            <w:noWrap/>
            <w:vAlign w:val="center"/>
            <w:hideMark/>
          </w:tcPr>
          <w:p w14:paraId="5AB15DE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JB11-2</w:t>
            </w:r>
          </w:p>
        </w:tc>
        <w:tc>
          <w:tcPr>
            <w:tcW w:w="1128" w:type="dxa"/>
            <w:noWrap/>
            <w:vAlign w:val="center"/>
            <w:hideMark/>
          </w:tcPr>
          <w:p w14:paraId="616B977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6739.767</w:t>
            </w:r>
          </w:p>
        </w:tc>
        <w:tc>
          <w:tcPr>
            <w:tcW w:w="1184" w:type="dxa"/>
            <w:noWrap/>
            <w:vAlign w:val="center"/>
            <w:hideMark/>
          </w:tcPr>
          <w:p w14:paraId="779FA84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041EAF4" w14:textId="77777777" w:rsidTr="00B11FC5">
        <w:trPr>
          <w:trHeight w:val="300"/>
          <w:jc w:val="center"/>
        </w:trPr>
        <w:tc>
          <w:tcPr>
            <w:tcW w:w="850" w:type="dxa"/>
            <w:noWrap/>
            <w:vAlign w:val="center"/>
            <w:hideMark/>
          </w:tcPr>
          <w:p w14:paraId="2D60557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3BC844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JB11-4</w:t>
            </w:r>
          </w:p>
        </w:tc>
        <w:tc>
          <w:tcPr>
            <w:tcW w:w="1584" w:type="dxa"/>
            <w:noWrap/>
            <w:vAlign w:val="center"/>
            <w:hideMark/>
          </w:tcPr>
          <w:p w14:paraId="522ACEB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JB11-3</w:t>
            </w:r>
          </w:p>
        </w:tc>
        <w:tc>
          <w:tcPr>
            <w:tcW w:w="1128" w:type="dxa"/>
            <w:noWrap/>
            <w:vAlign w:val="center"/>
            <w:hideMark/>
          </w:tcPr>
          <w:p w14:paraId="4F49FEA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8237.558</w:t>
            </w:r>
          </w:p>
        </w:tc>
        <w:tc>
          <w:tcPr>
            <w:tcW w:w="1184" w:type="dxa"/>
            <w:noWrap/>
            <w:vAlign w:val="center"/>
            <w:hideMark/>
          </w:tcPr>
          <w:p w14:paraId="64BC20C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1B08F3C" w14:textId="77777777" w:rsidTr="00B11FC5">
        <w:trPr>
          <w:trHeight w:val="300"/>
          <w:jc w:val="center"/>
        </w:trPr>
        <w:tc>
          <w:tcPr>
            <w:tcW w:w="850" w:type="dxa"/>
            <w:noWrap/>
            <w:vAlign w:val="center"/>
            <w:hideMark/>
          </w:tcPr>
          <w:p w14:paraId="1BDF4DC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0B6F16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TB1-N-11-01</w:t>
            </w:r>
          </w:p>
        </w:tc>
        <w:tc>
          <w:tcPr>
            <w:tcW w:w="1584" w:type="dxa"/>
            <w:noWrap/>
            <w:vAlign w:val="center"/>
            <w:hideMark/>
          </w:tcPr>
          <w:p w14:paraId="6556F14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JB11-4</w:t>
            </w:r>
          </w:p>
        </w:tc>
        <w:tc>
          <w:tcPr>
            <w:tcW w:w="1128" w:type="dxa"/>
            <w:noWrap/>
            <w:vAlign w:val="center"/>
            <w:hideMark/>
          </w:tcPr>
          <w:p w14:paraId="5372FED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5072.203</w:t>
            </w:r>
          </w:p>
        </w:tc>
        <w:tc>
          <w:tcPr>
            <w:tcW w:w="1184" w:type="dxa"/>
            <w:noWrap/>
            <w:vAlign w:val="center"/>
            <w:hideMark/>
          </w:tcPr>
          <w:p w14:paraId="7DA86ED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59B6361F" w14:textId="77777777" w:rsidTr="00B11FC5">
        <w:trPr>
          <w:trHeight w:val="300"/>
          <w:jc w:val="center"/>
        </w:trPr>
        <w:tc>
          <w:tcPr>
            <w:tcW w:w="850" w:type="dxa"/>
            <w:noWrap/>
            <w:vAlign w:val="center"/>
            <w:hideMark/>
          </w:tcPr>
          <w:p w14:paraId="2D73D0E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4F23160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TB1-N-11-02</w:t>
            </w:r>
          </w:p>
        </w:tc>
        <w:tc>
          <w:tcPr>
            <w:tcW w:w="1584" w:type="dxa"/>
            <w:noWrap/>
            <w:vAlign w:val="center"/>
            <w:hideMark/>
          </w:tcPr>
          <w:p w14:paraId="1010BCA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TB1-N-11-01</w:t>
            </w:r>
          </w:p>
        </w:tc>
        <w:tc>
          <w:tcPr>
            <w:tcW w:w="1128" w:type="dxa"/>
            <w:noWrap/>
            <w:vAlign w:val="center"/>
            <w:hideMark/>
          </w:tcPr>
          <w:p w14:paraId="6D22D9D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1458.588</w:t>
            </w:r>
          </w:p>
        </w:tc>
        <w:tc>
          <w:tcPr>
            <w:tcW w:w="1184" w:type="dxa"/>
            <w:noWrap/>
            <w:vAlign w:val="center"/>
            <w:hideMark/>
          </w:tcPr>
          <w:p w14:paraId="6D0AFDC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001BB7A0" w14:textId="77777777" w:rsidTr="00B11FC5">
        <w:trPr>
          <w:trHeight w:val="300"/>
          <w:jc w:val="center"/>
        </w:trPr>
        <w:tc>
          <w:tcPr>
            <w:tcW w:w="850" w:type="dxa"/>
            <w:noWrap/>
            <w:vAlign w:val="center"/>
            <w:hideMark/>
          </w:tcPr>
          <w:p w14:paraId="3E472F1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4BE6211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TB1-N-11-03</w:t>
            </w:r>
          </w:p>
        </w:tc>
        <w:tc>
          <w:tcPr>
            <w:tcW w:w="1584" w:type="dxa"/>
            <w:noWrap/>
            <w:vAlign w:val="center"/>
            <w:hideMark/>
          </w:tcPr>
          <w:p w14:paraId="568FDE0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TB1-N-11-02</w:t>
            </w:r>
          </w:p>
        </w:tc>
        <w:tc>
          <w:tcPr>
            <w:tcW w:w="1128" w:type="dxa"/>
            <w:noWrap/>
            <w:vAlign w:val="center"/>
            <w:hideMark/>
          </w:tcPr>
          <w:p w14:paraId="68464DC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6400.027</w:t>
            </w:r>
          </w:p>
        </w:tc>
        <w:tc>
          <w:tcPr>
            <w:tcW w:w="1184" w:type="dxa"/>
            <w:noWrap/>
            <w:vAlign w:val="center"/>
            <w:hideMark/>
          </w:tcPr>
          <w:p w14:paraId="6C226F7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7534A8E2" w14:textId="77777777" w:rsidTr="00B11FC5">
        <w:trPr>
          <w:trHeight w:val="300"/>
          <w:jc w:val="center"/>
        </w:trPr>
        <w:tc>
          <w:tcPr>
            <w:tcW w:w="850" w:type="dxa"/>
            <w:noWrap/>
            <w:vAlign w:val="center"/>
            <w:hideMark/>
          </w:tcPr>
          <w:p w14:paraId="426025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7D7873D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TB1-N-11-04</w:t>
            </w:r>
          </w:p>
        </w:tc>
        <w:tc>
          <w:tcPr>
            <w:tcW w:w="1584" w:type="dxa"/>
            <w:noWrap/>
            <w:vAlign w:val="center"/>
            <w:hideMark/>
          </w:tcPr>
          <w:p w14:paraId="1100536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TB1-N-11-03</w:t>
            </w:r>
          </w:p>
        </w:tc>
        <w:tc>
          <w:tcPr>
            <w:tcW w:w="1128" w:type="dxa"/>
            <w:noWrap/>
            <w:vAlign w:val="center"/>
            <w:hideMark/>
          </w:tcPr>
          <w:p w14:paraId="548D341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1349.352</w:t>
            </w:r>
          </w:p>
        </w:tc>
        <w:tc>
          <w:tcPr>
            <w:tcW w:w="1184" w:type="dxa"/>
            <w:noWrap/>
            <w:vAlign w:val="center"/>
            <w:hideMark/>
          </w:tcPr>
          <w:p w14:paraId="4815539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24AA9B34" w14:textId="77777777" w:rsidTr="00B11FC5">
        <w:trPr>
          <w:trHeight w:val="300"/>
          <w:jc w:val="center"/>
        </w:trPr>
        <w:tc>
          <w:tcPr>
            <w:tcW w:w="850" w:type="dxa"/>
            <w:noWrap/>
            <w:vAlign w:val="center"/>
            <w:hideMark/>
          </w:tcPr>
          <w:p w14:paraId="003FEEE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2FBDA14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TB1-N-11-05</w:t>
            </w:r>
          </w:p>
        </w:tc>
        <w:tc>
          <w:tcPr>
            <w:tcW w:w="1584" w:type="dxa"/>
            <w:noWrap/>
            <w:vAlign w:val="center"/>
            <w:hideMark/>
          </w:tcPr>
          <w:p w14:paraId="18E1474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TB1-N-11-04</w:t>
            </w:r>
          </w:p>
        </w:tc>
        <w:tc>
          <w:tcPr>
            <w:tcW w:w="1128" w:type="dxa"/>
            <w:noWrap/>
            <w:vAlign w:val="center"/>
            <w:hideMark/>
          </w:tcPr>
          <w:p w14:paraId="1578949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1462.444</w:t>
            </w:r>
          </w:p>
        </w:tc>
        <w:tc>
          <w:tcPr>
            <w:tcW w:w="1184" w:type="dxa"/>
            <w:noWrap/>
            <w:vAlign w:val="center"/>
            <w:hideMark/>
          </w:tcPr>
          <w:p w14:paraId="4DE9FD6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4A41594E" w14:textId="77777777" w:rsidTr="00B11FC5">
        <w:trPr>
          <w:trHeight w:val="300"/>
          <w:jc w:val="center"/>
        </w:trPr>
        <w:tc>
          <w:tcPr>
            <w:tcW w:w="850" w:type="dxa"/>
            <w:noWrap/>
            <w:vAlign w:val="center"/>
            <w:hideMark/>
          </w:tcPr>
          <w:p w14:paraId="4010E45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315D91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TB1-N-11-06</w:t>
            </w:r>
          </w:p>
        </w:tc>
        <w:tc>
          <w:tcPr>
            <w:tcW w:w="1584" w:type="dxa"/>
            <w:noWrap/>
            <w:vAlign w:val="center"/>
            <w:hideMark/>
          </w:tcPr>
          <w:p w14:paraId="58372E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TB1-N-11-05</w:t>
            </w:r>
          </w:p>
        </w:tc>
        <w:tc>
          <w:tcPr>
            <w:tcW w:w="1128" w:type="dxa"/>
            <w:noWrap/>
            <w:vAlign w:val="center"/>
            <w:hideMark/>
          </w:tcPr>
          <w:p w14:paraId="57F0DCA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1387.876</w:t>
            </w:r>
          </w:p>
        </w:tc>
        <w:tc>
          <w:tcPr>
            <w:tcW w:w="1184" w:type="dxa"/>
            <w:noWrap/>
            <w:vAlign w:val="center"/>
            <w:hideMark/>
          </w:tcPr>
          <w:p w14:paraId="4E4F10B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1161E057" w14:textId="77777777" w:rsidTr="00B11FC5">
        <w:trPr>
          <w:trHeight w:val="300"/>
          <w:jc w:val="center"/>
        </w:trPr>
        <w:tc>
          <w:tcPr>
            <w:tcW w:w="850" w:type="dxa"/>
            <w:noWrap/>
            <w:vAlign w:val="center"/>
            <w:hideMark/>
          </w:tcPr>
          <w:p w14:paraId="480BE5D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0B7D678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JB12-1</w:t>
            </w:r>
          </w:p>
        </w:tc>
        <w:tc>
          <w:tcPr>
            <w:tcW w:w="1584" w:type="dxa"/>
            <w:noWrap/>
            <w:vAlign w:val="center"/>
            <w:hideMark/>
          </w:tcPr>
          <w:p w14:paraId="64F8D07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sub12</w:t>
            </w:r>
          </w:p>
        </w:tc>
        <w:tc>
          <w:tcPr>
            <w:tcW w:w="1128" w:type="dxa"/>
            <w:noWrap/>
            <w:vAlign w:val="center"/>
            <w:hideMark/>
          </w:tcPr>
          <w:p w14:paraId="3862A18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8142.284</w:t>
            </w:r>
          </w:p>
        </w:tc>
        <w:tc>
          <w:tcPr>
            <w:tcW w:w="1184" w:type="dxa"/>
            <w:noWrap/>
            <w:vAlign w:val="center"/>
            <w:hideMark/>
          </w:tcPr>
          <w:p w14:paraId="3ADB7D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746D714B" w14:textId="77777777" w:rsidTr="00B11FC5">
        <w:trPr>
          <w:trHeight w:val="300"/>
          <w:jc w:val="center"/>
        </w:trPr>
        <w:tc>
          <w:tcPr>
            <w:tcW w:w="850" w:type="dxa"/>
            <w:noWrap/>
            <w:vAlign w:val="center"/>
            <w:hideMark/>
          </w:tcPr>
          <w:p w14:paraId="72E8316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50BB7D4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TB1-N-12-03</w:t>
            </w:r>
          </w:p>
        </w:tc>
        <w:tc>
          <w:tcPr>
            <w:tcW w:w="1584" w:type="dxa"/>
            <w:noWrap/>
            <w:vAlign w:val="center"/>
            <w:hideMark/>
          </w:tcPr>
          <w:p w14:paraId="43C0FBC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TB1-N-12-02</w:t>
            </w:r>
          </w:p>
        </w:tc>
        <w:tc>
          <w:tcPr>
            <w:tcW w:w="1128" w:type="dxa"/>
            <w:noWrap/>
            <w:vAlign w:val="center"/>
            <w:hideMark/>
          </w:tcPr>
          <w:p w14:paraId="5D88FBD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1477.932</w:t>
            </w:r>
          </w:p>
        </w:tc>
        <w:tc>
          <w:tcPr>
            <w:tcW w:w="1184" w:type="dxa"/>
            <w:noWrap/>
            <w:vAlign w:val="center"/>
            <w:hideMark/>
          </w:tcPr>
          <w:p w14:paraId="6B31E6B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73CE4505" w14:textId="77777777" w:rsidTr="00B11FC5">
        <w:trPr>
          <w:trHeight w:val="300"/>
          <w:jc w:val="center"/>
        </w:trPr>
        <w:tc>
          <w:tcPr>
            <w:tcW w:w="850" w:type="dxa"/>
            <w:noWrap/>
            <w:vAlign w:val="center"/>
            <w:hideMark/>
          </w:tcPr>
          <w:p w14:paraId="25A030A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0D781C0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TB1-N-12-04</w:t>
            </w:r>
          </w:p>
        </w:tc>
        <w:tc>
          <w:tcPr>
            <w:tcW w:w="1584" w:type="dxa"/>
            <w:noWrap/>
            <w:vAlign w:val="center"/>
            <w:hideMark/>
          </w:tcPr>
          <w:p w14:paraId="53D77DA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TB1-N-12-03</w:t>
            </w:r>
          </w:p>
        </w:tc>
        <w:tc>
          <w:tcPr>
            <w:tcW w:w="1128" w:type="dxa"/>
            <w:noWrap/>
            <w:vAlign w:val="center"/>
            <w:hideMark/>
          </w:tcPr>
          <w:p w14:paraId="0CFC2BF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1594.181</w:t>
            </w:r>
          </w:p>
        </w:tc>
        <w:tc>
          <w:tcPr>
            <w:tcW w:w="1184" w:type="dxa"/>
            <w:noWrap/>
            <w:vAlign w:val="center"/>
            <w:hideMark/>
          </w:tcPr>
          <w:p w14:paraId="413044D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5134B193" w14:textId="77777777" w:rsidTr="00B11FC5">
        <w:trPr>
          <w:trHeight w:val="300"/>
          <w:jc w:val="center"/>
        </w:trPr>
        <w:tc>
          <w:tcPr>
            <w:tcW w:w="850" w:type="dxa"/>
            <w:noWrap/>
            <w:vAlign w:val="center"/>
            <w:hideMark/>
          </w:tcPr>
          <w:p w14:paraId="4B3ACB4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2994289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TB1-N-12-05</w:t>
            </w:r>
          </w:p>
        </w:tc>
        <w:tc>
          <w:tcPr>
            <w:tcW w:w="1584" w:type="dxa"/>
            <w:noWrap/>
            <w:vAlign w:val="center"/>
            <w:hideMark/>
          </w:tcPr>
          <w:p w14:paraId="33E640F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TB1-N-12-04</w:t>
            </w:r>
          </w:p>
        </w:tc>
        <w:tc>
          <w:tcPr>
            <w:tcW w:w="1128" w:type="dxa"/>
            <w:noWrap/>
            <w:vAlign w:val="center"/>
            <w:hideMark/>
          </w:tcPr>
          <w:p w14:paraId="2356ECD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1423.982</w:t>
            </w:r>
          </w:p>
        </w:tc>
        <w:tc>
          <w:tcPr>
            <w:tcW w:w="1184" w:type="dxa"/>
            <w:noWrap/>
            <w:vAlign w:val="center"/>
            <w:hideMark/>
          </w:tcPr>
          <w:p w14:paraId="58C9CFC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45F664DC" w14:textId="77777777" w:rsidTr="00B11FC5">
        <w:trPr>
          <w:trHeight w:val="300"/>
          <w:jc w:val="center"/>
        </w:trPr>
        <w:tc>
          <w:tcPr>
            <w:tcW w:w="850" w:type="dxa"/>
            <w:noWrap/>
            <w:vAlign w:val="center"/>
            <w:hideMark/>
          </w:tcPr>
          <w:p w14:paraId="6D8D3BA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5E365B0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TB1-N-12-06</w:t>
            </w:r>
          </w:p>
        </w:tc>
        <w:tc>
          <w:tcPr>
            <w:tcW w:w="1584" w:type="dxa"/>
            <w:noWrap/>
            <w:vAlign w:val="center"/>
            <w:hideMark/>
          </w:tcPr>
          <w:p w14:paraId="664FAC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TB1-N-12-05</w:t>
            </w:r>
          </w:p>
        </w:tc>
        <w:tc>
          <w:tcPr>
            <w:tcW w:w="1128" w:type="dxa"/>
            <w:noWrap/>
            <w:vAlign w:val="center"/>
            <w:hideMark/>
          </w:tcPr>
          <w:p w14:paraId="198886F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1480.449</w:t>
            </w:r>
          </w:p>
        </w:tc>
        <w:tc>
          <w:tcPr>
            <w:tcW w:w="1184" w:type="dxa"/>
            <w:noWrap/>
            <w:vAlign w:val="center"/>
            <w:hideMark/>
          </w:tcPr>
          <w:p w14:paraId="25AF024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6A51A493" w14:textId="77777777" w:rsidTr="00B11FC5">
        <w:trPr>
          <w:trHeight w:val="300"/>
          <w:jc w:val="center"/>
        </w:trPr>
        <w:tc>
          <w:tcPr>
            <w:tcW w:w="850" w:type="dxa"/>
            <w:noWrap/>
            <w:vAlign w:val="center"/>
            <w:hideMark/>
          </w:tcPr>
          <w:p w14:paraId="18881F5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392646A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TB1-N-12-02</w:t>
            </w:r>
          </w:p>
        </w:tc>
        <w:tc>
          <w:tcPr>
            <w:tcW w:w="1584" w:type="dxa"/>
            <w:noWrap/>
            <w:vAlign w:val="center"/>
            <w:hideMark/>
          </w:tcPr>
          <w:p w14:paraId="0C70976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TB1-N-12-01</w:t>
            </w:r>
          </w:p>
        </w:tc>
        <w:tc>
          <w:tcPr>
            <w:tcW w:w="1128" w:type="dxa"/>
            <w:noWrap/>
            <w:vAlign w:val="center"/>
            <w:hideMark/>
          </w:tcPr>
          <w:p w14:paraId="566C5EF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1537.267</w:t>
            </w:r>
          </w:p>
        </w:tc>
        <w:tc>
          <w:tcPr>
            <w:tcW w:w="1184" w:type="dxa"/>
            <w:noWrap/>
            <w:vAlign w:val="center"/>
            <w:hideMark/>
          </w:tcPr>
          <w:p w14:paraId="16843E2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64C0C03F" w14:textId="77777777" w:rsidTr="00B11FC5">
        <w:trPr>
          <w:trHeight w:val="300"/>
          <w:jc w:val="center"/>
        </w:trPr>
        <w:tc>
          <w:tcPr>
            <w:tcW w:w="850" w:type="dxa"/>
            <w:noWrap/>
            <w:vAlign w:val="center"/>
            <w:hideMark/>
          </w:tcPr>
          <w:p w14:paraId="59239B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45FE5C0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JB12-2</w:t>
            </w:r>
          </w:p>
        </w:tc>
        <w:tc>
          <w:tcPr>
            <w:tcW w:w="1584" w:type="dxa"/>
            <w:noWrap/>
            <w:vAlign w:val="center"/>
            <w:hideMark/>
          </w:tcPr>
          <w:p w14:paraId="4A1CD97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JB12-1</w:t>
            </w:r>
          </w:p>
        </w:tc>
        <w:tc>
          <w:tcPr>
            <w:tcW w:w="1128" w:type="dxa"/>
            <w:noWrap/>
            <w:vAlign w:val="center"/>
            <w:hideMark/>
          </w:tcPr>
          <w:p w14:paraId="4FCEDC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8096.63</w:t>
            </w:r>
          </w:p>
        </w:tc>
        <w:tc>
          <w:tcPr>
            <w:tcW w:w="1184" w:type="dxa"/>
            <w:noWrap/>
            <w:vAlign w:val="center"/>
            <w:hideMark/>
          </w:tcPr>
          <w:p w14:paraId="4DDAFA4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793011B" w14:textId="77777777" w:rsidTr="00B11FC5">
        <w:trPr>
          <w:trHeight w:val="300"/>
          <w:jc w:val="center"/>
        </w:trPr>
        <w:tc>
          <w:tcPr>
            <w:tcW w:w="850" w:type="dxa"/>
            <w:noWrap/>
            <w:vAlign w:val="center"/>
            <w:hideMark/>
          </w:tcPr>
          <w:p w14:paraId="519C292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6EE35EB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JB12-3</w:t>
            </w:r>
          </w:p>
        </w:tc>
        <w:tc>
          <w:tcPr>
            <w:tcW w:w="1584" w:type="dxa"/>
            <w:noWrap/>
            <w:vAlign w:val="center"/>
            <w:hideMark/>
          </w:tcPr>
          <w:p w14:paraId="23B63A8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JB12-2</w:t>
            </w:r>
          </w:p>
        </w:tc>
        <w:tc>
          <w:tcPr>
            <w:tcW w:w="1128" w:type="dxa"/>
            <w:noWrap/>
            <w:vAlign w:val="center"/>
            <w:hideMark/>
          </w:tcPr>
          <w:p w14:paraId="20EFF3A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6754.327</w:t>
            </w:r>
          </w:p>
        </w:tc>
        <w:tc>
          <w:tcPr>
            <w:tcW w:w="1184" w:type="dxa"/>
            <w:noWrap/>
            <w:vAlign w:val="center"/>
            <w:hideMark/>
          </w:tcPr>
          <w:p w14:paraId="3062563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01D0A517" w14:textId="77777777" w:rsidTr="00B11FC5">
        <w:trPr>
          <w:trHeight w:val="300"/>
          <w:jc w:val="center"/>
        </w:trPr>
        <w:tc>
          <w:tcPr>
            <w:tcW w:w="850" w:type="dxa"/>
            <w:noWrap/>
            <w:vAlign w:val="center"/>
            <w:hideMark/>
          </w:tcPr>
          <w:p w14:paraId="6D9E435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6B898AC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JB12-4</w:t>
            </w:r>
          </w:p>
        </w:tc>
        <w:tc>
          <w:tcPr>
            <w:tcW w:w="1584" w:type="dxa"/>
            <w:noWrap/>
            <w:vAlign w:val="center"/>
            <w:hideMark/>
          </w:tcPr>
          <w:p w14:paraId="169F284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JB12-3</w:t>
            </w:r>
          </w:p>
        </w:tc>
        <w:tc>
          <w:tcPr>
            <w:tcW w:w="1128" w:type="dxa"/>
            <w:noWrap/>
            <w:vAlign w:val="center"/>
            <w:hideMark/>
          </w:tcPr>
          <w:p w14:paraId="72D9EA9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8340.042</w:t>
            </w:r>
          </w:p>
        </w:tc>
        <w:tc>
          <w:tcPr>
            <w:tcW w:w="1184" w:type="dxa"/>
            <w:noWrap/>
            <w:vAlign w:val="center"/>
            <w:hideMark/>
          </w:tcPr>
          <w:p w14:paraId="2D0A5E4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83EE408" w14:textId="77777777" w:rsidTr="00B11FC5">
        <w:trPr>
          <w:trHeight w:val="300"/>
          <w:jc w:val="center"/>
        </w:trPr>
        <w:tc>
          <w:tcPr>
            <w:tcW w:w="850" w:type="dxa"/>
            <w:noWrap/>
            <w:vAlign w:val="center"/>
            <w:hideMark/>
          </w:tcPr>
          <w:p w14:paraId="3C5A132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669DE16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TB1-N-12-01</w:t>
            </w:r>
          </w:p>
        </w:tc>
        <w:tc>
          <w:tcPr>
            <w:tcW w:w="1584" w:type="dxa"/>
            <w:noWrap/>
            <w:vAlign w:val="center"/>
            <w:hideMark/>
          </w:tcPr>
          <w:p w14:paraId="51DC8D7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JB12-4</w:t>
            </w:r>
          </w:p>
        </w:tc>
        <w:tc>
          <w:tcPr>
            <w:tcW w:w="1128" w:type="dxa"/>
            <w:noWrap/>
            <w:vAlign w:val="center"/>
            <w:hideMark/>
          </w:tcPr>
          <w:p w14:paraId="152C342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7931.039</w:t>
            </w:r>
          </w:p>
        </w:tc>
        <w:tc>
          <w:tcPr>
            <w:tcW w:w="1184" w:type="dxa"/>
            <w:noWrap/>
            <w:vAlign w:val="center"/>
            <w:hideMark/>
          </w:tcPr>
          <w:p w14:paraId="5BD868F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F0C048B" w14:textId="77777777" w:rsidTr="00B11FC5">
        <w:trPr>
          <w:trHeight w:val="300"/>
          <w:jc w:val="center"/>
        </w:trPr>
        <w:tc>
          <w:tcPr>
            <w:tcW w:w="850" w:type="dxa"/>
            <w:noWrap/>
            <w:vAlign w:val="center"/>
            <w:hideMark/>
          </w:tcPr>
          <w:p w14:paraId="3FBED1C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1681EAE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JB13-1</w:t>
            </w:r>
          </w:p>
        </w:tc>
        <w:tc>
          <w:tcPr>
            <w:tcW w:w="1584" w:type="dxa"/>
            <w:noWrap/>
            <w:vAlign w:val="center"/>
            <w:hideMark/>
          </w:tcPr>
          <w:p w14:paraId="111E4BB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sub13</w:t>
            </w:r>
          </w:p>
        </w:tc>
        <w:tc>
          <w:tcPr>
            <w:tcW w:w="1128" w:type="dxa"/>
            <w:noWrap/>
            <w:vAlign w:val="center"/>
            <w:hideMark/>
          </w:tcPr>
          <w:p w14:paraId="524B2EC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8132.095</w:t>
            </w:r>
          </w:p>
        </w:tc>
        <w:tc>
          <w:tcPr>
            <w:tcW w:w="1184" w:type="dxa"/>
            <w:noWrap/>
            <w:vAlign w:val="center"/>
            <w:hideMark/>
          </w:tcPr>
          <w:p w14:paraId="294E61D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4680481" w14:textId="77777777" w:rsidTr="00B11FC5">
        <w:trPr>
          <w:trHeight w:val="300"/>
          <w:jc w:val="center"/>
        </w:trPr>
        <w:tc>
          <w:tcPr>
            <w:tcW w:w="850" w:type="dxa"/>
            <w:noWrap/>
            <w:vAlign w:val="center"/>
            <w:hideMark/>
          </w:tcPr>
          <w:p w14:paraId="4B170C0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4E34757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TB1-N-13-05</w:t>
            </w:r>
          </w:p>
        </w:tc>
        <w:tc>
          <w:tcPr>
            <w:tcW w:w="1584" w:type="dxa"/>
            <w:noWrap/>
            <w:vAlign w:val="center"/>
            <w:hideMark/>
          </w:tcPr>
          <w:p w14:paraId="4D8ABCF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TB1-N-13-04</w:t>
            </w:r>
          </w:p>
        </w:tc>
        <w:tc>
          <w:tcPr>
            <w:tcW w:w="1128" w:type="dxa"/>
            <w:noWrap/>
            <w:vAlign w:val="center"/>
            <w:hideMark/>
          </w:tcPr>
          <w:p w14:paraId="5E80BAD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1427.984</w:t>
            </w:r>
          </w:p>
        </w:tc>
        <w:tc>
          <w:tcPr>
            <w:tcW w:w="1184" w:type="dxa"/>
            <w:noWrap/>
            <w:vAlign w:val="center"/>
            <w:hideMark/>
          </w:tcPr>
          <w:p w14:paraId="0B8D3CF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291AA33C" w14:textId="77777777" w:rsidTr="00B11FC5">
        <w:trPr>
          <w:trHeight w:val="300"/>
          <w:jc w:val="center"/>
        </w:trPr>
        <w:tc>
          <w:tcPr>
            <w:tcW w:w="850" w:type="dxa"/>
            <w:noWrap/>
            <w:vAlign w:val="center"/>
            <w:hideMark/>
          </w:tcPr>
          <w:p w14:paraId="6581949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72F3D6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TB1-N-13-06</w:t>
            </w:r>
          </w:p>
        </w:tc>
        <w:tc>
          <w:tcPr>
            <w:tcW w:w="1584" w:type="dxa"/>
            <w:noWrap/>
            <w:vAlign w:val="center"/>
            <w:hideMark/>
          </w:tcPr>
          <w:p w14:paraId="2A526CC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TB1-N-13-05</w:t>
            </w:r>
          </w:p>
        </w:tc>
        <w:tc>
          <w:tcPr>
            <w:tcW w:w="1128" w:type="dxa"/>
            <w:noWrap/>
            <w:vAlign w:val="center"/>
            <w:hideMark/>
          </w:tcPr>
          <w:p w14:paraId="372322F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1419.706</w:t>
            </w:r>
          </w:p>
        </w:tc>
        <w:tc>
          <w:tcPr>
            <w:tcW w:w="1184" w:type="dxa"/>
            <w:noWrap/>
            <w:vAlign w:val="center"/>
            <w:hideMark/>
          </w:tcPr>
          <w:p w14:paraId="5A0266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5690BBCB" w14:textId="77777777" w:rsidTr="00B11FC5">
        <w:trPr>
          <w:trHeight w:val="300"/>
          <w:jc w:val="center"/>
        </w:trPr>
        <w:tc>
          <w:tcPr>
            <w:tcW w:w="850" w:type="dxa"/>
            <w:noWrap/>
            <w:vAlign w:val="center"/>
            <w:hideMark/>
          </w:tcPr>
          <w:p w14:paraId="7DF50EC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D4514A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TB1-N-13-03</w:t>
            </w:r>
          </w:p>
        </w:tc>
        <w:tc>
          <w:tcPr>
            <w:tcW w:w="1584" w:type="dxa"/>
            <w:noWrap/>
            <w:vAlign w:val="center"/>
            <w:hideMark/>
          </w:tcPr>
          <w:p w14:paraId="1E3535A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TB1-N-13-02</w:t>
            </w:r>
          </w:p>
        </w:tc>
        <w:tc>
          <w:tcPr>
            <w:tcW w:w="1128" w:type="dxa"/>
            <w:noWrap/>
            <w:vAlign w:val="center"/>
            <w:hideMark/>
          </w:tcPr>
          <w:p w14:paraId="7A577D3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1499.047</w:t>
            </w:r>
          </w:p>
        </w:tc>
        <w:tc>
          <w:tcPr>
            <w:tcW w:w="1184" w:type="dxa"/>
            <w:noWrap/>
            <w:vAlign w:val="center"/>
            <w:hideMark/>
          </w:tcPr>
          <w:p w14:paraId="096A85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673A9C91" w14:textId="77777777" w:rsidTr="00B11FC5">
        <w:trPr>
          <w:trHeight w:val="300"/>
          <w:jc w:val="center"/>
        </w:trPr>
        <w:tc>
          <w:tcPr>
            <w:tcW w:w="850" w:type="dxa"/>
            <w:noWrap/>
            <w:vAlign w:val="center"/>
            <w:hideMark/>
          </w:tcPr>
          <w:p w14:paraId="0981465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F7471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TB1-N-13-04</w:t>
            </w:r>
          </w:p>
        </w:tc>
        <w:tc>
          <w:tcPr>
            <w:tcW w:w="1584" w:type="dxa"/>
            <w:noWrap/>
            <w:vAlign w:val="center"/>
            <w:hideMark/>
          </w:tcPr>
          <w:p w14:paraId="71339CB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TB1-N-13-03</w:t>
            </w:r>
          </w:p>
        </w:tc>
        <w:tc>
          <w:tcPr>
            <w:tcW w:w="1128" w:type="dxa"/>
            <w:noWrap/>
            <w:vAlign w:val="center"/>
            <w:hideMark/>
          </w:tcPr>
          <w:p w14:paraId="6410B29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1408.632</w:t>
            </w:r>
          </w:p>
        </w:tc>
        <w:tc>
          <w:tcPr>
            <w:tcW w:w="1184" w:type="dxa"/>
            <w:noWrap/>
            <w:vAlign w:val="center"/>
            <w:hideMark/>
          </w:tcPr>
          <w:p w14:paraId="6F9FF9A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7B406425" w14:textId="77777777" w:rsidTr="00B11FC5">
        <w:trPr>
          <w:trHeight w:val="300"/>
          <w:jc w:val="center"/>
        </w:trPr>
        <w:tc>
          <w:tcPr>
            <w:tcW w:w="850" w:type="dxa"/>
            <w:noWrap/>
            <w:vAlign w:val="center"/>
            <w:hideMark/>
          </w:tcPr>
          <w:p w14:paraId="4E95596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52932EB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TB1-N-13-02</w:t>
            </w:r>
          </w:p>
        </w:tc>
        <w:tc>
          <w:tcPr>
            <w:tcW w:w="1584" w:type="dxa"/>
            <w:noWrap/>
            <w:vAlign w:val="center"/>
            <w:hideMark/>
          </w:tcPr>
          <w:p w14:paraId="7372FC3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TB1-N-13-01</w:t>
            </w:r>
          </w:p>
        </w:tc>
        <w:tc>
          <w:tcPr>
            <w:tcW w:w="1128" w:type="dxa"/>
            <w:noWrap/>
            <w:vAlign w:val="center"/>
            <w:hideMark/>
          </w:tcPr>
          <w:p w14:paraId="1D42A18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1475.362</w:t>
            </w:r>
          </w:p>
        </w:tc>
        <w:tc>
          <w:tcPr>
            <w:tcW w:w="1184" w:type="dxa"/>
            <w:noWrap/>
            <w:vAlign w:val="center"/>
            <w:hideMark/>
          </w:tcPr>
          <w:p w14:paraId="203A64F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07DC4F56" w14:textId="77777777" w:rsidTr="00B11FC5">
        <w:trPr>
          <w:trHeight w:val="300"/>
          <w:jc w:val="center"/>
        </w:trPr>
        <w:tc>
          <w:tcPr>
            <w:tcW w:w="850" w:type="dxa"/>
            <w:noWrap/>
            <w:vAlign w:val="center"/>
            <w:hideMark/>
          </w:tcPr>
          <w:p w14:paraId="704EC86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196B76C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JB13-2</w:t>
            </w:r>
          </w:p>
        </w:tc>
        <w:tc>
          <w:tcPr>
            <w:tcW w:w="1584" w:type="dxa"/>
            <w:noWrap/>
            <w:vAlign w:val="center"/>
            <w:hideMark/>
          </w:tcPr>
          <w:p w14:paraId="4AB89C4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JB13-1</w:t>
            </w:r>
          </w:p>
        </w:tc>
        <w:tc>
          <w:tcPr>
            <w:tcW w:w="1128" w:type="dxa"/>
            <w:noWrap/>
            <w:vAlign w:val="center"/>
            <w:hideMark/>
          </w:tcPr>
          <w:p w14:paraId="274FACB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8034.469</w:t>
            </w:r>
          </w:p>
        </w:tc>
        <w:tc>
          <w:tcPr>
            <w:tcW w:w="1184" w:type="dxa"/>
            <w:noWrap/>
            <w:vAlign w:val="center"/>
            <w:hideMark/>
          </w:tcPr>
          <w:p w14:paraId="36A235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CFB4254" w14:textId="77777777" w:rsidTr="00B11FC5">
        <w:trPr>
          <w:trHeight w:val="300"/>
          <w:jc w:val="center"/>
        </w:trPr>
        <w:tc>
          <w:tcPr>
            <w:tcW w:w="850" w:type="dxa"/>
            <w:noWrap/>
            <w:vAlign w:val="center"/>
            <w:hideMark/>
          </w:tcPr>
          <w:p w14:paraId="29DC59C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56C0DD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JB13-3</w:t>
            </w:r>
          </w:p>
        </w:tc>
        <w:tc>
          <w:tcPr>
            <w:tcW w:w="1584" w:type="dxa"/>
            <w:noWrap/>
            <w:vAlign w:val="center"/>
            <w:hideMark/>
          </w:tcPr>
          <w:p w14:paraId="1D5BCAF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JB13-2</w:t>
            </w:r>
          </w:p>
        </w:tc>
        <w:tc>
          <w:tcPr>
            <w:tcW w:w="1128" w:type="dxa"/>
            <w:noWrap/>
            <w:vAlign w:val="center"/>
            <w:hideMark/>
          </w:tcPr>
          <w:p w14:paraId="6585779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6779.795</w:t>
            </w:r>
          </w:p>
        </w:tc>
        <w:tc>
          <w:tcPr>
            <w:tcW w:w="1184" w:type="dxa"/>
            <w:noWrap/>
            <w:vAlign w:val="center"/>
            <w:hideMark/>
          </w:tcPr>
          <w:p w14:paraId="4C498EE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54561CD7" w14:textId="77777777" w:rsidTr="00B11FC5">
        <w:trPr>
          <w:trHeight w:val="300"/>
          <w:jc w:val="center"/>
        </w:trPr>
        <w:tc>
          <w:tcPr>
            <w:tcW w:w="850" w:type="dxa"/>
            <w:noWrap/>
            <w:vAlign w:val="center"/>
            <w:hideMark/>
          </w:tcPr>
          <w:p w14:paraId="0E2C5C4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56DC8F0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TB1-N-13-01</w:t>
            </w:r>
          </w:p>
        </w:tc>
        <w:tc>
          <w:tcPr>
            <w:tcW w:w="1584" w:type="dxa"/>
            <w:noWrap/>
            <w:vAlign w:val="center"/>
            <w:hideMark/>
          </w:tcPr>
          <w:p w14:paraId="666879E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JB13-3</w:t>
            </w:r>
          </w:p>
        </w:tc>
        <w:tc>
          <w:tcPr>
            <w:tcW w:w="1128" w:type="dxa"/>
            <w:noWrap/>
            <w:vAlign w:val="center"/>
            <w:hideMark/>
          </w:tcPr>
          <w:p w14:paraId="5118814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4901.124</w:t>
            </w:r>
          </w:p>
        </w:tc>
        <w:tc>
          <w:tcPr>
            <w:tcW w:w="1184" w:type="dxa"/>
            <w:noWrap/>
            <w:vAlign w:val="center"/>
            <w:hideMark/>
          </w:tcPr>
          <w:p w14:paraId="3423969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3BA4B9A" w14:textId="77777777" w:rsidTr="00B11FC5">
        <w:trPr>
          <w:trHeight w:val="300"/>
          <w:jc w:val="center"/>
        </w:trPr>
        <w:tc>
          <w:tcPr>
            <w:tcW w:w="850" w:type="dxa"/>
            <w:noWrap/>
            <w:vAlign w:val="center"/>
            <w:hideMark/>
          </w:tcPr>
          <w:p w14:paraId="069D3E1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963FE5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JB14-1</w:t>
            </w:r>
          </w:p>
        </w:tc>
        <w:tc>
          <w:tcPr>
            <w:tcW w:w="1584" w:type="dxa"/>
            <w:noWrap/>
            <w:vAlign w:val="center"/>
            <w:hideMark/>
          </w:tcPr>
          <w:p w14:paraId="6C20ADA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sub14</w:t>
            </w:r>
          </w:p>
        </w:tc>
        <w:tc>
          <w:tcPr>
            <w:tcW w:w="1128" w:type="dxa"/>
            <w:noWrap/>
            <w:vAlign w:val="center"/>
            <w:hideMark/>
          </w:tcPr>
          <w:p w14:paraId="3CB321B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8127.457</w:t>
            </w:r>
          </w:p>
        </w:tc>
        <w:tc>
          <w:tcPr>
            <w:tcW w:w="1184" w:type="dxa"/>
            <w:noWrap/>
            <w:vAlign w:val="center"/>
            <w:hideMark/>
          </w:tcPr>
          <w:p w14:paraId="3F21EE2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A0D19D0" w14:textId="77777777" w:rsidTr="00B11FC5">
        <w:trPr>
          <w:trHeight w:val="300"/>
          <w:jc w:val="center"/>
        </w:trPr>
        <w:tc>
          <w:tcPr>
            <w:tcW w:w="850" w:type="dxa"/>
            <w:noWrap/>
            <w:vAlign w:val="center"/>
            <w:hideMark/>
          </w:tcPr>
          <w:p w14:paraId="6CF308F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42ABEA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TB1-N-14-06</w:t>
            </w:r>
          </w:p>
        </w:tc>
        <w:tc>
          <w:tcPr>
            <w:tcW w:w="1584" w:type="dxa"/>
            <w:noWrap/>
            <w:vAlign w:val="center"/>
            <w:hideMark/>
          </w:tcPr>
          <w:p w14:paraId="585063F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TB1-N-14-05</w:t>
            </w:r>
          </w:p>
        </w:tc>
        <w:tc>
          <w:tcPr>
            <w:tcW w:w="1128" w:type="dxa"/>
            <w:noWrap/>
            <w:vAlign w:val="center"/>
            <w:hideMark/>
          </w:tcPr>
          <w:p w14:paraId="1F17629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1477.553</w:t>
            </w:r>
          </w:p>
        </w:tc>
        <w:tc>
          <w:tcPr>
            <w:tcW w:w="1184" w:type="dxa"/>
            <w:noWrap/>
            <w:vAlign w:val="center"/>
            <w:hideMark/>
          </w:tcPr>
          <w:p w14:paraId="5F2E9B6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6C3351BF" w14:textId="77777777" w:rsidTr="00B11FC5">
        <w:trPr>
          <w:trHeight w:val="300"/>
          <w:jc w:val="center"/>
        </w:trPr>
        <w:tc>
          <w:tcPr>
            <w:tcW w:w="850" w:type="dxa"/>
            <w:noWrap/>
            <w:vAlign w:val="center"/>
            <w:hideMark/>
          </w:tcPr>
          <w:p w14:paraId="03A3EE0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42EFFFA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TB1-N-14-04</w:t>
            </w:r>
          </w:p>
        </w:tc>
        <w:tc>
          <w:tcPr>
            <w:tcW w:w="1584" w:type="dxa"/>
            <w:noWrap/>
            <w:vAlign w:val="center"/>
            <w:hideMark/>
          </w:tcPr>
          <w:p w14:paraId="0C2F737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TB1-N-14-03</w:t>
            </w:r>
          </w:p>
        </w:tc>
        <w:tc>
          <w:tcPr>
            <w:tcW w:w="1128" w:type="dxa"/>
            <w:noWrap/>
            <w:vAlign w:val="center"/>
            <w:hideMark/>
          </w:tcPr>
          <w:p w14:paraId="136DBF9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1494.496</w:t>
            </w:r>
          </w:p>
        </w:tc>
        <w:tc>
          <w:tcPr>
            <w:tcW w:w="1184" w:type="dxa"/>
            <w:noWrap/>
            <w:vAlign w:val="center"/>
            <w:hideMark/>
          </w:tcPr>
          <w:p w14:paraId="745B435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2F2D2A99" w14:textId="77777777" w:rsidTr="00B11FC5">
        <w:trPr>
          <w:trHeight w:val="300"/>
          <w:jc w:val="center"/>
        </w:trPr>
        <w:tc>
          <w:tcPr>
            <w:tcW w:w="850" w:type="dxa"/>
            <w:noWrap/>
            <w:vAlign w:val="center"/>
            <w:hideMark/>
          </w:tcPr>
          <w:p w14:paraId="07D3F10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68D1FE3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TB1-N-14-05</w:t>
            </w:r>
          </w:p>
        </w:tc>
        <w:tc>
          <w:tcPr>
            <w:tcW w:w="1584" w:type="dxa"/>
            <w:noWrap/>
            <w:vAlign w:val="center"/>
            <w:hideMark/>
          </w:tcPr>
          <w:p w14:paraId="5B11928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TB1-N-14-04</w:t>
            </w:r>
          </w:p>
        </w:tc>
        <w:tc>
          <w:tcPr>
            <w:tcW w:w="1128" w:type="dxa"/>
            <w:noWrap/>
            <w:vAlign w:val="center"/>
            <w:hideMark/>
          </w:tcPr>
          <w:p w14:paraId="4C2F91D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1430.789</w:t>
            </w:r>
          </w:p>
        </w:tc>
        <w:tc>
          <w:tcPr>
            <w:tcW w:w="1184" w:type="dxa"/>
            <w:noWrap/>
            <w:vAlign w:val="center"/>
            <w:hideMark/>
          </w:tcPr>
          <w:p w14:paraId="57FA0F6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22899886" w14:textId="77777777" w:rsidTr="00B11FC5">
        <w:trPr>
          <w:trHeight w:val="300"/>
          <w:jc w:val="center"/>
        </w:trPr>
        <w:tc>
          <w:tcPr>
            <w:tcW w:w="850" w:type="dxa"/>
            <w:noWrap/>
            <w:vAlign w:val="center"/>
            <w:hideMark/>
          </w:tcPr>
          <w:p w14:paraId="72C7FD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7D43FB3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JB14-2</w:t>
            </w:r>
          </w:p>
        </w:tc>
        <w:tc>
          <w:tcPr>
            <w:tcW w:w="1584" w:type="dxa"/>
            <w:noWrap/>
            <w:vAlign w:val="center"/>
            <w:hideMark/>
          </w:tcPr>
          <w:p w14:paraId="340A6EC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JB14-1</w:t>
            </w:r>
          </w:p>
        </w:tc>
        <w:tc>
          <w:tcPr>
            <w:tcW w:w="1128" w:type="dxa"/>
            <w:noWrap/>
            <w:vAlign w:val="center"/>
            <w:hideMark/>
          </w:tcPr>
          <w:p w14:paraId="0F48F93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7999.961</w:t>
            </w:r>
          </w:p>
        </w:tc>
        <w:tc>
          <w:tcPr>
            <w:tcW w:w="1184" w:type="dxa"/>
            <w:noWrap/>
            <w:vAlign w:val="center"/>
            <w:hideMark/>
          </w:tcPr>
          <w:p w14:paraId="7D8CEDB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BAF29AF" w14:textId="77777777" w:rsidTr="00B11FC5">
        <w:trPr>
          <w:trHeight w:val="300"/>
          <w:jc w:val="center"/>
        </w:trPr>
        <w:tc>
          <w:tcPr>
            <w:tcW w:w="850" w:type="dxa"/>
            <w:noWrap/>
            <w:vAlign w:val="center"/>
            <w:hideMark/>
          </w:tcPr>
          <w:p w14:paraId="13AD01F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6F30CD1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JB14-3</w:t>
            </w:r>
          </w:p>
        </w:tc>
        <w:tc>
          <w:tcPr>
            <w:tcW w:w="1584" w:type="dxa"/>
            <w:noWrap/>
            <w:vAlign w:val="center"/>
            <w:hideMark/>
          </w:tcPr>
          <w:p w14:paraId="3E3921A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JB14-2</w:t>
            </w:r>
          </w:p>
        </w:tc>
        <w:tc>
          <w:tcPr>
            <w:tcW w:w="1128" w:type="dxa"/>
            <w:noWrap/>
            <w:vAlign w:val="center"/>
            <w:hideMark/>
          </w:tcPr>
          <w:p w14:paraId="30CD015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6817.186</w:t>
            </w:r>
          </w:p>
        </w:tc>
        <w:tc>
          <w:tcPr>
            <w:tcW w:w="1184" w:type="dxa"/>
            <w:noWrap/>
            <w:vAlign w:val="center"/>
            <w:hideMark/>
          </w:tcPr>
          <w:p w14:paraId="43B8981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76ED68C" w14:textId="77777777" w:rsidTr="00B11FC5">
        <w:trPr>
          <w:trHeight w:val="300"/>
          <w:jc w:val="center"/>
        </w:trPr>
        <w:tc>
          <w:tcPr>
            <w:tcW w:w="850" w:type="dxa"/>
            <w:noWrap/>
            <w:vAlign w:val="center"/>
            <w:hideMark/>
          </w:tcPr>
          <w:p w14:paraId="29DEE01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6646963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TB1-N-14-01</w:t>
            </w:r>
          </w:p>
        </w:tc>
        <w:tc>
          <w:tcPr>
            <w:tcW w:w="1584" w:type="dxa"/>
            <w:noWrap/>
            <w:vAlign w:val="center"/>
            <w:hideMark/>
          </w:tcPr>
          <w:p w14:paraId="3CFD6BA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JB14-3</w:t>
            </w:r>
          </w:p>
        </w:tc>
        <w:tc>
          <w:tcPr>
            <w:tcW w:w="1128" w:type="dxa"/>
            <w:noWrap/>
            <w:vAlign w:val="center"/>
            <w:hideMark/>
          </w:tcPr>
          <w:p w14:paraId="611713C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1918.942</w:t>
            </w:r>
          </w:p>
        </w:tc>
        <w:tc>
          <w:tcPr>
            <w:tcW w:w="1184" w:type="dxa"/>
            <w:noWrap/>
            <w:vAlign w:val="center"/>
            <w:hideMark/>
          </w:tcPr>
          <w:p w14:paraId="4D5E585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6955058" w14:textId="77777777" w:rsidTr="00B11FC5">
        <w:trPr>
          <w:trHeight w:val="300"/>
          <w:jc w:val="center"/>
        </w:trPr>
        <w:tc>
          <w:tcPr>
            <w:tcW w:w="850" w:type="dxa"/>
            <w:noWrap/>
            <w:vAlign w:val="center"/>
            <w:hideMark/>
          </w:tcPr>
          <w:p w14:paraId="3229786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lastRenderedPageBreak/>
              <w:t>4</w:t>
            </w:r>
          </w:p>
        </w:tc>
        <w:tc>
          <w:tcPr>
            <w:tcW w:w="1584" w:type="dxa"/>
            <w:noWrap/>
            <w:vAlign w:val="center"/>
            <w:hideMark/>
          </w:tcPr>
          <w:p w14:paraId="7BFCBC1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TB1-N-14-02</w:t>
            </w:r>
          </w:p>
        </w:tc>
        <w:tc>
          <w:tcPr>
            <w:tcW w:w="1584" w:type="dxa"/>
            <w:noWrap/>
            <w:vAlign w:val="center"/>
            <w:hideMark/>
          </w:tcPr>
          <w:p w14:paraId="29C8B2C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TB1-N-14-01</w:t>
            </w:r>
          </w:p>
        </w:tc>
        <w:tc>
          <w:tcPr>
            <w:tcW w:w="1128" w:type="dxa"/>
            <w:noWrap/>
            <w:vAlign w:val="center"/>
            <w:hideMark/>
          </w:tcPr>
          <w:p w14:paraId="137FFA1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1427.446</w:t>
            </w:r>
          </w:p>
        </w:tc>
        <w:tc>
          <w:tcPr>
            <w:tcW w:w="1184" w:type="dxa"/>
            <w:noWrap/>
            <w:vAlign w:val="center"/>
            <w:hideMark/>
          </w:tcPr>
          <w:p w14:paraId="2FA98D0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5D2D678C" w14:textId="77777777" w:rsidTr="00B11FC5">
        <w:trPr>
          <w:trHeight w:val="300"/>
          <w:jc w:val="center"/>
        </w:trPr>
        <w:tc>
          <w:tcPr>
            <w:tcW w:w="850" w:type="dxa"/>
            <w:noWrap/>
            <w:vAlign w:val="center"/>
            <w:hideMark/>
          </w:tcPr>
          <w:p w14:paraId="7937F5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72E209D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TB1-N-14-03</w:t>
            </w:r>
          </w:p>
        </w:tc>
        <w:tc>
          <w:tcPr>
            <w:tcW w:w="1584" w:type="dxa"/>
            <w:noWrap/>
            <w:vAlign w:val="center"/>
            <w:hideMark/>
          </w:tcPr>
          <w:p w14:paraId="649F81D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TB1-N-14-02</w:t>
            </w:r>
          </w:p>
        </w:tc>
        <w:tc>
          <w:tcPr>
            <w:tcW w:w="1128" w:type="dxa"/>
            <w:noWrap/>
            <w:vAlign w:val="center"/>
            <w:hideMark/>
          </w:tcPr>
          <w:p w14:paraId="5645437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4839.831</w:t>
            </w:r>
          </w:p>
        </w:tc>
        <w:tc>
          <w:tcPr>
            <w:tcW w:w="1184" w:type="dxa"/>
            <w:noWrap/>
            <w:vAlign w:val="center"/>
            <w:hideMark/>
          </w:tcPr>
          <w:p w14:paraId="3A39F9B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1277C693" w14:textId="77777777" w:rsidTr="00B11FC5">
        <w:trPr>
          <w:trHeight w:val="300"/>
          <w:jc w:val="center"/>
        </w:trPr>
        <w:tc>
          <w:tcPr>
            <w:tcW w:w="850" w:type="dxa"/>
            <w:noWrap/>
            <w:vAlign w:val="center"/>
            <w:hideMark/>
          </w:tcPr>
          <w:p w14:paraId="31EA5B0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06B3B88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TB2-N-21-02</w:t>
            </w:r>
          </w:p>
        </w:tc>
        <w:tc>
          <w:tcPr>
            <w:tcW w:w="1584" w:type="dxa"/>
            <w:noWrap/>
            <w:vAlign w:val="center"/>
            <w:hideMark/>
          </w:tcPr>
          <w:p w14:paraId="37B9B1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TB2-N-21-01</w:t>
            </w:r>
          </w:p>
        </w:tc>
        <w:tc>
          <w:tcPr>
            <w:tcW w:w="1128" w:type="dxa"/>
            <w:noWrap/>
            <w:vAlign w:val="center"/>
            <w:hideMark/>
          </w:tcPr>
          <w:p w14:paraId="69DBAC1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1517.126</w:t>
            </w:r>
          </w:p>
        </w:tc>
        <w:tc>
          <w:tcPr>
            <w:tcW w:w="1184" w:type="dxa"/>
            <w:noWrap/>
            <w:vAlign w:val="center"/>
            <w:hideMark/>
          </w:tcPr>
          <w:p w14:paraId="2B66668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79735206" w14:textId="77777777" w:rsidTr="00B11FC5">
        <w:trPr>
          <w:trHeight w:val="300"/>
          <w:jc w:val="center"/>
        </w:trPr>
        <w:tc>
          <w:tcPr>
            <w:tcW w:w="850" w:type="dxa"/>
            <w:noWrap/>
            <w:vAlign w:val="center"/>
            <w:hideMark/>
          </w:tcPr>
          <w:p w14:paraId="1809A91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45A9310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TB2-N-21-01</w:t>
            </w:r>
          </w:p>
        </w:tc>
        <w:tc>
          <w:tcPr>
            <w:tcW w:w="1584" w:type="dxa"/>
            <w:noWrap/>
            <w:vAlign w:val="center"/>
            <w:hideMark/>
          </w:tcPr>
          <w:p w14:paraId="06CA803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JB21-3</w:t>
            </w:r>
          </w:p>
        </w:tc>
        <w:tc>
          <w:tcPr>
            <w:tcW w:w="1128" w:type="dxa"/>
            <w:noWrap/>
            <w:vAlign w:val="center"/>
            <w:hideMark/>
          </w:tcPr>
          <w:p w14:paraId="21A5409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7257.54</w:t>
            </w:r>
          </w:p>
        </w:tc>
        <w:tc>
          <w:tcPr>
            <w:tcW w:w="1184" w:type="dxa"/>
            <w:noWrap/>
            <w:vAlign w:val="center"/>
            <w:hideMark/>
          </w:tcPr>
          <w:p w14:paraId="5BAC3B7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3EE872B1" w14:textId="77777777" w:rsidTr="00B11FC5">
        <w:trPr>
          <w:trHeight w:val="300"/>
          <w:jc w:val="center"/>
        </w:trPr>
        <w:tc>
          <w:tcPr>
            <w:tcW w:w="850" w:type="dxa"/>
            <w:noWrap/>
            <w:vAlign w:val="center"/>
            <w:hideMark/>
          </w:tcPr>
          <w:p w14:paraId="581E96A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28877DA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JB21-1</w:t>
            </w:r>
          </w:p>
        </w:tc>
        <w:tc>
          <w:tcPr>
            <w:tcW w:w="1584" w:type="dxa"/>
            <w:noWrap/>
            <w:vAlign w:val="center"/>
            <w:hideMark/>
          </w:tcPr>
          <w:p w14:paraId="70EB835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sub21</w:t>
            </w:r>
          </w:p>
        </w:tc>
        <w:tc>
          <w:tcPr>
            <w:tcW w:w="1128" w:type="dxa"/>
            <w:noWrap/>
            <w:vAlign w:val="center"/>
            <w:hideMark/>
          </w:tcPr>
          <w:p w14:paraId="1619C7F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7813.34</w:t>
            </w:r>
          </w:p>
        </w:tc>
        <w:tc>
          <w:tcPr>
            <w:tcW w:w="1184" w:type="dxa"/>
            <w:noWrap/>
            <w:vAlign w:val="center"/>
            <w:hideMark/>
          </w:tcPr>
          <w:p w14:paraId="76192D3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2CEA1106" w14:textId="77777777" w:rsidTr="00B11FC5">
        <w:trPr>
          <w:trHeight w:val="300"/>
          <w:jc w:val="center"/>
        </w:trPr>
        <w:tc>
          <w:tcPr>
            <w:tcW w:w="850" w:type="dxa"/>
            <w:noWrap/>
            <w:vAlign w:val="center"/>
            <w:hideMark/>
          </w:tcPr>
          <w:p w14:paraId="7684D6B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12E830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JB21-2</w:t>
            </w:r>
          </w:p>
        </w:tc>
        <w:tc>
          <w:tcPr>
            <w:tcW w:w="1584" w:type="dxa"/>
            <w:noWrap/>
            <w:vAlign w:val="center"/>
            <w:hideMark/>
          </w:tcPr>
          <w:p w14:paraId="506554E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JB21-1</w:t>
            </w:r>
          </w:p>
        </w:tc>
        <w:tc>
          <w:tcPr>
            <w:tcW w:w="1128" w:type="dxa"/>
            <w:noWrap/>
            <w:vAlign w:val="center"/>
            <w:hideMark/>
          </w:tcPr>
          <w:p w14:paraId="5A77B0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7863.814</w:t>
            </w:r>
          </w:p>
        </w:tc>
        <w:tc>
          <w:tcPr>
            <w:tcW w:w="1184" w:type="dxa"/>
            <w:noWrap/>
            <w:vAlign w:val="center"/>
            <w:hideMark/>
          </w:tcPr>
          <w:p w14:paraId="3CABFBD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4D316CCE" w14:textId="77777777" w:rsidTr="00B11FC5">
        <w:trPr>
          <w:trHeight w:val="300"/>
          <w:jc w:val="center"/>
        </w:trPr>
        <w:tc>
          <w:tcPr>
            <w:tcW w:w="850" w:type="dxa"/>
            <w:noWrap/>
            <w:vAlign w:val="center"/>
            <w:hideMark/>
          </w:tcPr>
          <w:p w14:paraId="2A9BCE7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364BDF4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JB21-3</w:t>
            </w:r>
          </w:p>
        </w:tc>
        <w:tc>
          <w:tcPr>
            <w:tcW w:w="1584" w:type="dxa"/>
            <w:noWrap/>
            <w:vAlign w:val="center"/>
            <w:hideMark/>
          </w:tcPr>
          <w:p w14:paraId="17C0936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JB21-2</w:t>
            </w:r>
          </w:p>
        </w:tc>
        <w:tc>
          <w:tcPr>
            <w:tcW w:w="1128" w:type="dxa"/>
            <w:noWrap/>
            <w:vAlign w:val="center"/>
            <w:hideMark/>
          </w:tcPr>
          <w:p w14:paraId="51E3F1F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7296.552</w:t>
            </w:r>
          </w:p>
        </w:tc>
        <w:tc>
          <w:tcPr>
            <w:tcW w:w="1184" w:type="dxa"/>
            <w:noWrap/>
            <w:vAlign w:val="center"/>
            <w:hideMark/>
          </w:tcPr>
          <w:p w14:paraId="30C6943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462B4A72" w14:textId="77777777" w:rsidTr="00B11FC5">
        <w:trPr>
          <w:trHeight w:val="300"/>
          <w:jc w:val="center"/>
        </w:trPr>
        <w:tc>
          <w:tcPr>
            <w:tcW w:w="850" w:type="dxa"/>
            <w:noWrap/>
            <w:vAlign w:val="center"/>
            <w:hideMark/>
          </w:tcPr>
          <w:p w14:paraId="7C27FEB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2563913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JB22-1</w:t>
            </w:r>
          </w:p>
        </w:tc>
        <w:tc>
          <w:tcPr>
            <w:tcW w:w="1584" w:type="dxa"/>
            <w:noWrap/>
            <w:vAlign w:val="center"/>
            <w:hideMark/>
          </w:tcPr>
          <w:p w14:paraId="77C5CF0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sub22</w:t>
            </w:r>
          </w:p>
        </w:tc>
        <w:tc>
          <w:tcPr>
            <w:tcW w:w="1128" w:type="dxa"/>
            <w:noWrap/>
            <w:vAlign w:val="center"/>
            <w:hideMark/>
          </w:tcPr>
          <w:p w14:paraId="7AA5262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7818.269</w:t>
            </w:r>
          </w:p>
        </w:tc>
        <w:tc>
          <w:tcPr>
            <w:tcW w:w="1184" w:type="dxa"/>
            <w:noWrap/>
            <w:vAlign w:val="center"/>
            <w:hideMark/>
          </w:tcPr>
          <w:p w14:paraId="2CB5668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4976205" w14:textId="77777777" w:rsidTr="00B11FC5">
        <w:trPr>
          <w:trHeight w:val="300"/>
          <w:jc w:val="center"/>
        </w:trPr>
        <w:tc>
          <w:tcPr>
            <w:tcW w:w="850" w:type="dxa"/>
            <w:noWrap/>
            <w:vAlign w:val="center"/>
            <w:hideMark/>
          </w:tcPr>
          <w:p w14:paraId="05D3C57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284C309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TB2-N-22-05</w:t>
            </w:r>
          </w:p>
        </w:tc>
        <w:tc>
          <w:tcPr>
            <w:tcW w:w="1584" w:type="dxa"/>
            <w:noWrap/>
            <w:vAlign w:val="center"/>
            <w:hideMark/>
          </w:tcPr>
          <w:p w14:paraId="0DF0E51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TB2-N-22-04</w:t>
            </w:r>
          </w:p>
        </w:tc>
        <w:tc>
          <w:tcPr>
            <w:tcW w:w="1128" w:type="dxa"/>
            <w:noWrap/>
            <w:vAlign w:val="center"/>
            <w:hideMark/>
          </w:tcPr>
          <w:p w14:paraId="6D90EA0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1463.189</w:t>
            </w:r>
          </w:p>
        </w:tc>
        <w:tc>
          <w:tcPr>
            <w:tcW w:w="1184" w:type="dxa"/>
            <w:noWrap/>
            <w:vAlign w:val="center"/>
            <w:hideMark/>
          </w:tcPr>
          <w:p w14:paraId="6B6F36D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026B7927" w14:textId="77777777" w:rsidTr="00B11FC5">
        <w:trPr>
          <w:trHeight w:val="300"/>
          <w:jc w:val="center"/>
        </w:trPr>
        <w:tc>
          <w:tcPr>
            <w:tcW w:w="850" w:type="dxa"/>
            <w:noWrap/>
            <w:vAlign w:val="center"/>
            <w:hideMark/>
          </w:tcPr>
          <w:p w14:paraId="5E982F2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0F560D7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TB2-N-22-06</w:t>
            </w:r>
          </w:p>
        </w:tc>
        <w:tc>
          <w:tcPr>
            <w:tcW w:w="1584" w:type="dxa"/>
            <w:noWrap/>
            <w:vAlign w:val="center"/>
            <w:hideMark/>
          </w:tcPr>
          <w:p w14:paraId="734F525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TB2-N-22-05</w:t>
            </w:r>
          </w:p>
        </w:tc>
        <w:tc>
          <w:tcPr>
            <w:tcW w:w="1128" w:type="dxa"/>
            <w:noWrap/>
            <w:vAlign w:val="center"/>
            <w:hideMark/>
          </w:tcPr>
          <w:p w14:paraId="4516B1B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1453.848</w:t>
            </w:r>
          </w:p>
        </w:tc>
        <w:tc>
          <w:tcPr>
            <w:tcW w:w="1184" w:type="dxa"/>
            <w:noWrap/>
            <w:vAlign w:val="center"/>
            <w:hideMark/>
          </w:tcPr>
          <w:p w14:paraId="12AC98B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02CD71CB" w14:textId="77777777" w:rsidTr="00B11FC5">
        <w:trPr>
          <w:trHeight w:val="300"/>
          <w:jc w:val="center"/>
        </w:trPr>
        <w:tc>
          <w:tcPr>
            <w:tcW w:w="850" w:type="dxa"/>
            <w:noWrap/>
            <w:vAlign w:val="center"/>
            <w:hideMark/>
          </w:tcPr>
          <w:p w14:paraId="70138A6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38B0BAC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TB2-N-22-04</w:t>
            </w:r>
          </w:p>
        </w:tc>
        <w:tc>
          <w:tcPr>
            <w:tcW w:w="1584" w:type="dxa"/>
            <w:noWrap/>
            <w:vAlign w:val="center"/>
            <w:hideMark/>
          </w:tcPr>
          <w:p w14:paraId="6EFB3C4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TB2-N-22-03</w:t>
            </w:r>
          </w:p>
        </w:tc>
        <w:tc>
          <w:tcPr>
            <w:tcW w:w="1128" w:type="dxa"/>
            <w:noWrap/>
            <w:vAlign w:val="center"/>
            <w:hideMark/>
          </w:tcPr>
          <w:p w14:paraId="3744B95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1428.87</w:t>
            </w:r>
          </w:p>
        </w:tc>
        <w:tc>
          <w:tcPr>
            <w:tcW w:w="1184" w:type="dxa"/>
            <w:noWrap/>
            <w:vAlign w:val="center"/>
            <w:hideMark/>
          </w:tcPr>
          <w:p w14:paraId="62877CD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7521AFF6" w14:textId="77777777" w:rsidTr="00B11FC5">
        <w:trPr>
          <w:trHeight w:val="300"/>
          <w:jc w:val="center"/>
        </w:trPr>
        <w:tc>
          <w:tcPr>
            <w:tcW w:w="850" w:type="dxa"/>
            <w:noWrap/>
            <w:vAlign w:val="center"/>
            <w:hideMark/>
          </w:tcPr>
          <w:p w14:paraId="1E932DD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0F53958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TB2-N-22-02</w:t>
            </w:r>
          </w:p>
        </w:tc>
        <w:tc>
          <w:tcPr>
            <w:tcW w:w="1584" w:type="dxa"/>
            <w:noWrap/>
            <w:vAlign w:val="center"/>
            <w:hideMark/>
          </w:tcPr>
          <w:p w14:paraId="149C8B3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TB2-N-22-01</w:t>
            </w:r>
          </w:p>
        </w:tc>
        <w:tc>
          <w:tcPr>
            <w:tcW w:w="1128" w:type="dxa"/>
            <w:noWrap/>
            <w:vAlign w:val="center"/>
            <w:hideMark/>
          </w:tcPr>
          <w:p w14:paraId="5495FD7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1439.852</w:t>
            </w:r>
          </w:p>
        </w:tc>
        <w:tc>
          <w:tcPr>
            <w:tcW w:w="1184" w:type="dxa"/>
            <w:noWrap/>
            <w:vAlign w:val="center"/>
            <w:hideMark/>
          </w:tcPr>
          <w:p w14:paraId="1929D6C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22C94443" w14:textId="77777777" w:rsidTr="00B11FC5">
        <w:trPr>
          <w:trHeight w:val="300"/>
          <w:jc w:val="center"/>
        </w:trPr>
        <w:tc>
          <w:tcPr>
            <w:tcW w:w="850" w:type="dxa"/>
            <w:noWrap/>
            <w:vAlign w:val="center"/>
            <w:hideMark/>
          </w:tcPr>
          <w:p w14:paraId="2868737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4A237DD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TB2-N-22-03</w:t>
            </w:r>
          </w:p>
        </w:tc>
        <w:tc>
          <w:tcPr>
            <w:tcW w:w="1584" w:type="dxa"/>
            <w:noWrap/>
            <w:vAlign w:val="center"/>
            <w:hideMark/>
          </w:tcPr>
          <w:p w14:paraId="4E9E9AF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TB2-N-22-02</w:t>
            </w:r>
          </w:p>
        </w:tc>
        <w:tc>
          <w:tcPr>
            <w:tcW w:w="1128" w:type="dxa"/>
            <w:noWrap/>
            <w:vAlign w:val="center"/>
            <w:hideMark/>
          </w:tcPr>
          <w:p w14:paraId="35AC8A2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1562.008</w:t>
            </w:r>
          </w:p>
        </w:tc>
        <w:tc>
          <w:tcPr>
            <w:tcW w:w="1184" w:type="dxa"/>
            <w:noWrap/>
            <w:vAlign w:val="center"/>
            <w:hideMark/>
          </w:tcPr>
          <w:p w14:paraId="373C63B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7590A3D6" w14:textId="77777777" w:rsidTr="00B11FC5">
        <w:trPr>
          <w:trHeight w:val="300"/>
          <w:jc w:val="center"/>
        </w:trPr>
        <w:tc>
          <w:tcPr>
            <w:tcW w:w="850" w:type="dxa"/>
            <w:noWrap/>
            <w:vAlign w:val="center"/>
            <w:hideMark/>
          </w:tcPr>
          <w:p w14:paraId="1E4C725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75CB4FB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JB22-2</w:t>
            </w:r>
          </w:p>
        </w:tc>
        <w:tc>
          <w:tcPr>
            <w:tcW w:w="1584" w:type="dxa"/>
            <w:noWrap/>
            <w:vAlign w:val="center"/>
            <w:hideMark/>
          </w:tcPr>
          <w:p w14:paraId="13BD1C3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JB22-1</w:t>
            </w:r>
          </w:p>
        </w:tc>
        <w:tc>
          <w:tcPr>
            <w:tcW w:w="1128" w:type="dxa"/>
            <w:noWrap/>
            <w:vAlign w:val="center"/>
            <w:hideMark/>
          </w:tcPr>
          <w:p w14:paraId="58EFEE1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7845.789</w:t>
            </w:r>
          </w:p>
        </w:tc>
        <w:tc>
          <w:tcPr>
            <w:tcW w:w="1184" w:type="dxa"/>
            <w:noWrap/>
            <w:vAlign w:val="center"/>
            <w:hideMark/>
          </w:tcPr>
          <w:p w14:paraId="078E34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93DB2C8" w14:textId="77777777" w:rsidTr="00B11FC5">
        <w:trPr>
          <w:trHeight w:val="300"/>
          <w:jc w:val="center"/>
        </w:trPr>
        <w:tc>
          <w:tcPr>
            <w:tcW w:w="850" w:type="dxa"/>
            <w:noWrap/>
            <w:vAlign w:val="center"/>
            <w:hideMark/>
          </w:tcPr>
          <w:p w14:paraId="48EA36B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5C42BD0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TB2-N-22-01</w:t>
            </w:r>
          </w:p>
        </w:tc>
        <w:tc>
          <w:tcPr>
            <w:tcW w:w="1584" w:type="dxa"/>
            <w:noWrap/>
            <w:vAlign w:val="center"/>
            <w:hideMark/>
          </w:tcPr>
          <w:p w14:paraId="0759F97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JB22-3</w:t>
            </w:r>
          </w:p>
        </w:tc>
        <w:tc>
          <w:tcPr>
            <w:tcW w:w="1128" w:type="dxa"/>
            <w:noWrap/>
            <w:vAlign w:val="center"/>
            <w:hideMark/>
          </w:tcPr>
          <w:p w14:paraId="21C397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7719.883</w:t>
            </w:r>
          </w:p>
        </w:tc>
        <w:tc>
          <w:tcPr>
            <w:tcW w:w="1184" w:type="dxa"/>
            <w:noWrap/>
            <w:vAlign w:val="center"/>
            <w:hideMark/>
          </w:tcPr>
          <w:p w14:paraId="6786CB9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6254FBC" w14:textId="77777777" w:rsidTr="00B11FC5">
        <w:trPr>
          <w:trHeight w:val="300"/>
          <w:jc w:val="center"/>
        </w:trPr>
        <w:tc>
          <w:tcPr>
            <w:tcW w:w="850" w:type="dxa"/>
            <w:noWrap/>
            <w:vAlign w:val="center"/>
            <w:hideMark/>
          </w:tcPr>
          <w:p w14:paraId="0F00625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1CC9B2F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JB22-3</w:t>
            </w:r>
          </w:p>
        </w:tc>
        <w:tc>
          <w:tcPr>
            <w:tcW w:w="1584" w:type="dxa"/>
            <w:noWrap/>
            <w:vAlign w:val="center"/>
            <w:hideMark/>
          </w:tcPr>
          <w:p w14:paraId="00E2B3C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JB22-2</w:t>
            </w:r>
          </w:p>
        </w:tc>
        <w:tc>
          <w:tcPr>
            <w:tcW w:w="1128" w:type="dxa"/>
            <w:noWrap/>
            <w:vAlign w:val="center"/>
            <w:hideMark/>
          </w:tcPr>
          <w:p w14:paraId="14168B5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7304.696</w:t>
            </w:r>
          </w:p>
        </w:tc>
        <w:tc>
          <w:tcPr>
            <w:tcW w:w="1184" w:type="dxa"/>
            <w:noWrap/>
            <w:vAlign w:val="center"/>
            <w:hideMark/>
          </w:tcPr>
          <w:p w14:paraId="3FEB6F9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D658C25" w14:textId="77777777" w:rsidTr="00B11FC5">
        <w:trPr>
          <w:trHeight w:val="300"/>
          <w:jc w:val="center"/>
        </w:trPr>
        <w:tc>
          <w:tcPr>
            <w:tcW w:w="850" w:type="dxa"/>
            <w:noWrap/>
            <w:vAlign w:val="center"/>
            <w:hideMark/>
          </w:tcPr>
          <w:p w14:paraId="2070A6E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1CC0C4D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TB1-N-23-06</w:t>
            </w:r>
          </w:p>
        </w:tc>
        <w:tc>
          <w:tcPr>
            <w:tcW w:w="1584" w:type="dxa"/>
            <w:noWrap/>
            <w:vAlign w:val="center"/>
            <w:hideMark/>
          </w:tcPr>
          <w:p w14:paraId="2A4B3CE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TB1-N-23-05</w:t>
            </w:r>
          </w:p>
        </w:tc>
        <w:tc>
          <w:tcPr>
            <w:tcW w:w="1128" w:type="dxa"/>
            <w:noWrap/>
            <w:vAlign w:val="center"/>
            <w:hideMark/>
          </w:tcPr>
          <w:p w14:paraId="236D100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1312.909</w:t>
            </w:r>
          </w:p>
        </w:tc>
        <w:tc>
          <w:tcPr>
            <w:tcW w:w="1184" w:type="dxa"/>
            <w:noWrap/>
            <w:vAlign w:val="center"/>
            <w:hideMark/>
          </w:tcPr>
          <w:p w14:paraId="2A0C1A9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07F8EE31" w14:textId="77777777" w:rsidTr="00B11FC5">
        <w:trPr>
          <w:trHeight w:val="300"/>
          <w:jc w:val="center"/>
        </w:trPr>
        <w:tc>
          <w:tcPr>
            <w:tcW w:w="850" w:type="dxa"/>
            <w:noWrap/>
            <w:vAlign w:val="center"/>
            <w:hideMark/>
          </w:tcPr>
          <w:p w14:paraId="2BBE272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8F005F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TB1-N-23-05</w:t>
            </w:r>
          </w:p>
        </w:tc>
        <w:tc>
          <w:tcPr>
            <w:tcW w:w="1584" w:type="dxa"/>
            <w:noWrap/>
            <w:vAlign w:val="center"/>
            <w:hideMark/>
          </w:tcPr>
          <w:p w14:paraId="6B219A9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TB1-N-23-04</w:t>
            </w:r>
          </w:p>
        </w:tc>
        <w:tc>
          <w:tcPr>
            <w:tcW w:w="1128" w:type="dxa"/>
            <w:noWrap/>
            <w:vAlign w:val="center"/>
            <w:hideMark/>
          </w:tcPr>
          <w:p w14:paraId="03336B3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1351.291</w:t>
            </w:r>
          </w:p>
        </w:tc>
        <w:tc>
          <w:tcPr>
            <w:tcW w:w="1184" w:type="dxa"/>
            <w:noWrap/>
            <w:vAlign w:val="center"/>
            <w:hideMark/>
          </w:tcPr>
          <w:p w14:paraId="66A5F6C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27C2F82D" w14:textId="77777777" w:rsidTr="00B11FC5">
        <w:trPr>
          <w:trHeight w:val="300"/>
          <w:jc w:val="center"/>
        </w:trPr>
        <w:tc>
          <w:tcPr>
            <w:tcW w:w="850" w:type="dxa"/>
            <w:noWrap/>
            <w:vAlign w:val="center"/>
            <w:hideMark/>
          </w:tcPr>
          <w:p w14:paraId="73D6734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510CAA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TB1-N-23-04</w:t>
            </w:r>
          </w:p>
        </w:tc>
        <w:tc>
          <w:tcPr>
            <w:tcW w:w="1584" w:type="dxa"/>
            <w:noWrap/>
            <w:vAlign w:val="center"/>
            <w:hideMark/>
          </w:tcPr>
          <w:p w14:paraId="703B1F2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TB1-N-23-03</w:t>
            </w:r>
          </w:p>
        </w:tc>
        <w:tc>
          <w:tcPr>
            <w:tcW w:w="1128" w:type="dxa"/>
            <w:noWrap/>
            <w:vAlign w:val="center"/>
            <w:hideMark/>
          </w:tcPr>
          <w:p w14:paraId="272683F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1418.645</w:t>
            </w:r>
          </w:p>
        </w:tc>
        <w:tc>
          <w:tcPr>
            <w:tcW w:w="1184" w:type="dxa"/>
            <w:noWrap/>
            <w:vAlign w:val="center"/>
            <w:hideMark/>
          </w:tcPr>
          <w:p w14:paraId="0BA082B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527F579B" w14:textId="77777777" w:rsidTr="00B11FC5">
        <w:trPr>
          <w:trHeight w:val="300"/>
          <w:jc w:val="center"/>
        </w:trPr>
        <w:tc>
          <w:tcPr>
            <w:tcW w:w="850" w:type="dxa"/>
            <w:noWrap/>
            <w:vAlign w:val="center"/>
            <w:hideMark/>
          </w:tcPr>
          <w:p w14:paraId="7DB7A67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97943E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TB1-N-23-03</w:t>
            </w:r>
          </w:p>
        </w:tc>
        <w:tc>
          <w:tcPr>
            <w:tcW w:w="1584" w:type="dxa"/>
            <w:noWrap/>
            <w:vAlign w:val="center"/>
            <w:hideMark/>
          </w:tcPr>
          <w:p w14:paraId="0C2F8CC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TB1-N-23-02</w:t>
            </w:r>
          </w:p>
        </w:tc>
        <w:tc>
          <w:tcPr>
            <w:tcW w:w="1128" w:type="dxa"/>
            <w:noWrap/>
            <w:vAlign w:val="center"/>
            <w:hideMark/>
          </w:tcPr>
          <w:p w14:paraId="173872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1417.231</w:t>
            </w:r>
          </w:p>
        </w:tc>
        <w:tc>
          <w:tcPr>
            <w:tcW w:w="1184" w:type="dxa"/>
            <w:noWrap/>
            <w:vAlign w:val="center"/>
            <w:hideMark/>
          </w:tcPr>
          <w:p w14:paraId="6B8117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518CAF73" w14:textId="77777777" w:rsidTr="00B11FC5">
        <w:trPr>
          <w:trHeight w:val="300"/>
          <w:jc w:val="center"/>
        </w:trPr>
        <w:tc>
          <w:tcPr>
            <w:tcW w:w="850" w:type="dxa"/>
            <w:noWrap/>
            <w:vAlign w:val="center"/>
            <w:hideMark/>
          </w:tcPr>
          <w:p w14:paraId="7A50A8D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36AA15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TB1-N-23-02</w:t>
            </w:r>
          </w:p>
        </w:tc>
        <w:tc>
          <w:tcPr>
            <w:tcW w:w="1584" w:type="dxa"/>
            <w:noWrap/>
            <w:vAlign w:val="center"/>
            <w:hideMark/>
          </w:tcPr>
          <w:p w14:paraId="2CBC610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TB1-N-23-01</w:t>
            </w:r>
          </w:p>
        </w:tc>
        <w:tc>
          <w:tcPr>
            <w:tcW w:w="1128" w:type="dxa"/>
            <w:noWrap/>
            <w:vAlign w:val="center"/>
            <w:hideMark/>
          </w:tcPr>
          <w:p w14:paraId="51E3C60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1498.622</w:t>
            </w:r>
          </w:p>
        </w:tc>
        <w:tc>
          <w:tcPr>
            <w:tcW w:w="1184" w:type="dxa"/>
            <w:noWrap/>
            <w:vAlign w:val="center"/>
            <w:hideMark/>
          </w:tcPr>
          <w:p w14:paraId="2A31BF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5AA18037" w14:textId="77777777" w:rsidTr="00B11FC5">
        <w:trPr>
          <w:trHeight w:val="300"/>
          <w:jc w:val="center"/>
        </w:trPr>
        <w:tc>
          <w:tcPr>
            <w:tcW w:w="850" w:type="dxa"/>
            <w:noWrap/>
            <w:vAlign w:val="center"/>
            <w:hideMark/>
          </w:tcPr>
          <w:p w14:paraId="1D33A4B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61430DC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JB23-3</w:t>
            </w:r>
          </w:p>
        </w:tc>
        <w:tc>
          <w:tcPr>
            <w:tcW w:w="1584" w:type="dxa"/>
            <w:noWrap/>
            <w:vAlign w:val="center"/>
            <w:hideMark/>
          </w:tcPr>
          <w:p w14:paraId="6475149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JB23-2</w:t>
            </w:r>
          </w:p>
        </w:tc>
        <w:tc>
          <w:tcPr>
            <w:tcW w:w="1128" w:type="dxa"/>
            <w:noWrap/>
            <w:vAlign w:val="center"/>
            <w:hideMark/>
          </w:tcPr>
          <w:p w14:paraId="7AA4AC2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7312.451</w:t>
            </w:r>
          </w:p>
        </w:tc>
        <w:tc>
          <w:tcPr>
            <w:tcW w:w="1184" w:type="dxa"/>
            <w:noWrap/>
            <w:vAlign w:val="center"/>
            <w:hideMark/>
          </w:tcPr>
          <w:p w14:paraId="1A6CCA8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7936FB01" w14:textId="77777777" w:rsidTr="00B11FC5">
        <w:trPr>
          <w:trHeight w:val="300"/>
          <w:jc w:val="center"/>
        </w:trPr>
        <w:tc>
          <w:tcPr>
            <w:tcW w:w="850" w:type="dxa"/>
            <w:noWrap/>
            <w:vAlign w:val="center"/>
            <w:hideMark/>
          </w:tcPr>
          <w:p w14:paraId="00C0B78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7C4D0E4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JB23-1</w:t>
            </w:r>
          </w:p>
        </w:tc>
        <w:tc>
          <w:tcPr>
            <w:tcW w:w="1584" w:type="dxa"/>
            <w:noWrap/>
            <w:vAlign w:val="center"/>
            <w:hideMark/>
          </w:tcPr>
          <w:p w14:paraId="3328C2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sub23</w:t>
            </w:r>
          </w:p>
        </w:tc>
        <w:tc>
          <w:tcPr>
            <w:tcW w:w="1128" w:type="dxa"/>
            <w:noWrap/>
            <w:vAlign w:val="center"/>
            <w:hideMark/>
          </w:tcPr>
          <w:p w14:paraId="3DBAD40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7836.33</w:t>
            </w:r>
          </w:p>
        </w:tc>
        <w:tc>
          <w:tcPr>
            <w:tcW w:w="1184" w:type="dxa"/>
            <w:noWrap/>
            <w:vAlign w:val="center"/>
            <w:hideMark/>
          </w:tcPr>
          <w:p w14:paraId="4364485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05E2362" w14:textId="77777777" w:rsidTr="00B11FC5">
        <w:trPr>
          <w:trHeight w:val="300"/>
          <w:jc w:val="center"/>
        </w:trPr>
        <w:tc>
          <w:tcPr>
            <w:tcW w:w="850" w:type="dxa"/>
            <w:noWrap/>
            <w:vAlign w:val="center"/>
            <w:hideMark/>
          </w:tcPr>
          <w:p w14:paraId="4D483C5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673EB91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JB23-2</w:t>
            </w:r>
          </w:p>
        </w:tc>
        <w:tc>
          <w:tcPr>
            <w:tcW w:w="1584" w:type="dxa"/>
            <w:noWrap/>
            <w:vAlign w:val="center"/>
            <w:hideMark/>
          </w:tcPr>
          <w:p w14:paraId="6C4F234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JB23-1</w:t>
            </w:r>
          </w:p>
        </w:tc>
        <w:tc>
          <w:tcPr>
            <w:tcW w:w="1128" w:type="dxa"/>
            <w:noWrap/>
            <w:vAlign w:val="center"/>
            <w:hideMark/>
          </w:tcPr>
          <w:p w14:paraId="330A6EE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7844.172</w:t>
            </w:r>
          </w:p>
        </w:tc>
        <w:tc>
          <w:tcPr>
            <w:tcW w:w="1184" w:type="dxa"/>
            <w:noWrap/>
            <w:vAlign w:val="center"/>
            <w:hideMark/>
          </w:tcPr>
          <w:p w14:paraId="324C9E3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92497BB" w14:textId="77777777" w:rsidTr="00B11FC5">
        <w:trPr>
          <w:trHeight w:val="300"/>
          <w:jc w:val="center"/>
        </w:trPr>
        <w:tc>
          <w:tcPr>
            <w:tcW w:w="850" w:type="dxa"/>
            <w:noWrap/>
            <w:vAlign w:val="center"/>
            <w:hideMark/>
          </w:tcPr>
          <w:p w14:paraId="76802F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2E9A1EB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TB1-N-23-01</w:t>
            </w:r>
          </w:p>
        </w:tc>
        <w:tc>
          <w:tcPr>
            <w:tcW w:w="1584" w:type="dxa"/>
            <w:noWrap/>
            <w:vAlign w:val="center"/>
            <w:hideMark/>
          </w:tcPr>
          <w:p w14:paraId="69999C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JB23-3</w:t>
            </w:r>
          </w:p>
        </w:tc>
        <w:tc>
          <w:tcPr>
            <w:tcW w:w="1128" w:type="dxa"/>
            <w:noWrap/>
            <w:vAlign w:val="center"/>
            <w:hideMark/>
          </w:tcPr>
          <w:p w14:paraId="4506D6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3049.967</w:t>
            </w:r>
          </w:p>
        </w:tc>
        <w:tc>
          <w:tcPr>
            <w:tcW w:w="1184" w:type="dxa"/>
            <w:noWrap/>
            <w:vAlign w:val="center"/>
            <w:hideMark/>
          </w:tcPr>
          <w:p w14:paraId="3260082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E4E76BB" w14:textId="77777777" w:rsidTr="00B11FC5">
        <w:trPr>
          <w:trHeight w:val="300"/>
          <w:jc w:val="center"/>
        </w:trPr>
        <w:tc>
          <w:tcPr>
            <w:tcW w:w="850" w:type="dxa"/>
            <w:noWrap/>
            <w:vAlign w:val="center"/>
            <w:hideMark/>
          </w:tcPr>
          <w:p w14:paraId="7BDDAE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0270255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TB1-N-24-02</w:t>
            </w:r>
          </w:p>
        </w:tc>
        <w:tc>
          <w:tcPr>
            <w:tcW w:w="1584" w:type="dxa"/>
            <w:noWrap/>
            <w:vAlign w:val="center"/>
            <w:hideMark/>
          </w:tcPr>
          <w:p w14:paraId="2354E2D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TB1-N-24-01</w:t>
            </w:r>
          </w:p>
        </w:tc>
        <w:tc>
          <w:tcPr>
            <w:tcW w:w="1128" w:type="dxa"/>
            <w:noWrap/>
            <w:vAlign w:val="center"/>
            <w:hideMark/>
          </w:tcPr>
          <w:p w14:paraId="0A8FAF2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3560.716</w:t>
            </w:r>
          </w:p>
        </w:tc>
        <w:tc>
          <w:tcPr>
            <w:tcW w:w="1184" w:type="dxa"/>
            <w:noWrap/>
            <w:vAlign w:val="center"/>
            <w:hideMark/>
          </w:tcPr>
          <w:p w14:paraId="453F092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1B7FBF03" w14:textId="77777777" w:rsidTr="00B11FC5">
        <w:trPr>
          <w:trHeight w:val="300"/>
          <w:jc w:val="center"/>
        </w:trPr>
        <w:tc>
          <w:tcPr>
            <w:tcW w:w="850" w:type="dxa"/>
            <w:noWrap/>
            <w:vAlign w:val="center"/>
            <w:hideMark/>
          </w:tcPr>
          <w:p w14:paraId="432DB6C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4BCAD2A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TB1-N-24-03</w:t>
            </w:r>
          </w:p>
        </w:tc>
        <w:tc>
          <w:tcPr>
            <w:tcW w:w="1584" w:type="dxa"/>
            <w:noWrap/>
            <w:vAlign w:val="center"/>
            <w:hideMark/>
          </w:tcPr>
          <w:p w14:paraId="3EFF438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TB1-N-24-02</w:t>
            </w:r>
          </w:p>
        </w:tc>
        <w:tc>
          <w:tcPr>
            <w:tcW w:w="1128" w:type="dxa"/>
            <w:noWrap/>
            <w:vAlign w:val="center"/>
            <w:hideMark/>
          </w:tcPr>
          <w:p w14:paraId="61CD7D9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1194.289</w:t>
            </w:r>
          </w:p>
        </w:tc>
        <w:tc>
          <w:tcPr>
            <w:tcW w:w="1184" w:type="dxa"/>
            <w:noWrap/>
            <w:vAlign w:val="center"/>
            <w:hideMark/>
          </w:tcPr>
          <w:p w14:paraId="2358AA0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597EC876" w14:textId="77777777" w:rsidTr="00B11FC5">
        <w:trPr>
          <w:trHeight w:val="300"/>
          <w:jc w:val="center"/>
        </w:trPr>
        <w:tc>
          <w:tcPr>
            <w:tcW w:w="850" w:type="dxa"/>
            <w:noWrap/>
            <w:vAlign w:val="center"/>
            <w:hideMark/>
          </w:tcPr>
          <w:p w14:paraId="0ECFA23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4E8F06C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TB1-N-24-04</w:t>
            </w:r>
          </w:p>
        </w:tc>
        <w:tc>
          <w:tcPr>
            <w:tcW w:w="1584" w:type="dxa"/>
            <w:noWrap/>
            <w:vAlign w:val="center"/>
            <w:hideMark/>
          </w:tcPr>
          <w:p w14:paraId="6004B2B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TB1-N-24-03</w:t>
            </w:r>
          </w:p>
        </w:tc>
        <w:tc>
          <w:tcPr>
            <w:tcW w:w="1128" w:type="dxa"/>
            <w:noWrap/>
            <w:vAlign w:val="center"/>
            <w:hideMark/>
          </w:tcPr>
          <w:p w14:paraId="2F4A462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6058.864</w:t>
            </w:r>
          </w:p>
        </w:tc>
        <w:tc>
          <w:tcPr>
            <w:tcW w:w="1184" w:type="dxa"/>
            <w:noWrap/>
            <w:vAlign w:val="center"/>
            <w:hideMark/>
          </w:tcPr>
          <w:p w14:paraId="4F71BD7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5AF479E4" w14:textId="77777777" w:rsidTr="00B11FC5">
        <w:trPr>
          <w:trHeight w:val="300"/>
          <w:jc w:val="center"/>
        </w:trPr>
        <w:tc>
          <w:tcPr>
            <w:tcW w:w="850" w:type="dxa"/>
            <w:noWrap/>
            <w:vAlign w:val="center"/>
            <w:hideMark/>
          </w:tcPr>
          <w:p w14:paraId="6FDD3A3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150F71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TB1-N-24-01</w:t>
            </w:r>
          </w:p>
        </w:tc>
        <w:tc>
          <w:tcPr>
            <w:tcW w:w="1584" w:type="dxa"/>
            <w:noWrap/>
            <w:vAlign w:val="center"/>
            <w:hideMark/>
          </w:tcPr>
          <w:p w14:paraId="0C6EF4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JB24-1</w:t>
            </w:r>
          </w:p>
        </w:tc>
        <w:tc>
          <w:tcPr>
            <w:tcW w:w="1128" w:type="dxa"/>
            <w:noWrap/>
            <w:vAlign w:val="center"/>
            <w:hideMark/>
          </w:tcPr>
          <w:p w14:paraId="179A40C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5615.97</w:t>
            </w:r>
          </w:p>
        </w:tc>
        <w:tc>
          <w:tcPr>
            <w:tcW w:w="1184" w:type="dxa"/>
            <w:noWrap/>
            <w:vAlign w:val="center"/>
            <w:hideMark/>
          </w:tcPr>
          <w:p w14:paraId="13B3273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73A5E047" w14:textId="77777777" w:rsidTr="00B11FC5">
        <w:trPr>
          <w:trHeight w:val="300"/>
          <w:jc w:val="center"/>
        </w:trPr>
        <w:tc>
          <w:tcPr>
            <w:tcW w:w="850" w:type="dxa"/>
            <w:noWrap/>
            <w:vAlign w:val="center"/>
            <w:hideMark/>
          </w:tcPr>
          <w:p w14:paraId="6FF504E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25CA136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TB1-N-24-05</w:t>
            </w:r>
          </w:p>
        </w:tc>
        <w:tc>
          <w:tcPr>
            <w:tcW w:w="1584" w:type="dxa"/>
            <w:noWrap/>
            <w:vAlign w:val="center"/>
            <w:hideMark/>
          </w:tcPr>
          <w:p w14:paraId="5456DEB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TB1-N-24-04</w:t>
            </w:r>
          </w:p>
        </w:tc>
        <w:tc>
          <w:tcPr>
            <w:tcW w:w="1128" w:type="dxa"/>
            <w:noWrap/>
            <w:vAlign w:val="center"/>
            <w:hideMark/>
          </w:tcPr>
          <w:p w14:paraId="23ABB25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1397.849</w:t>
            </w:r>
          </w:p>
        </w:tc>
        <w:tc>
          <w:tcPr>
            <w:tcW w:w="1184" w:type="dxa"/>
            <w:noWrap/>
            <w:vAlign w:val="center"/>
            <w:hideMark/>
          </w:tcPr>
          <w:p w14:paraId="0CE621A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3829E707" w14:textId="77777777" w:rsidTr="00B11FC5">
        <w:trPr>
          <w:trHeight w:val="300"/>
          <w:jc w:val="center"/>
        </w:trPr>
        <w:tc>
          <w:tcPr>
            <w:tcW w:w="850" w:type="dxa"/>
            <w:noWrap/>
            <w:vAlign w:val="center"/>
            <w:hideMark/>
          </w:tcPr>
          <w:p w14:paraId="3D99F11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5C3BFF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TB1-N-24-06</w:t>
            </w:r>
          </w:p>
        </w:tc>
        <w:tc>
          <w:tcPr>
            <w:tcW w:w="1584" w:type="dxa"/>
            <w:noWrap/>
            <w:vAlign w:val="center"/>
            <w:hideMark/>
          </w:tcPr>
          <w:p w14:paraId="51A8968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TB1-N-24-05</w:t>
            </w:r>
          </w:p>
        </w:tc>
        <w:tc>
          <w:tcPr>
            <w:tcW w:w="1128" w:type="dxa"/>
            <w:noWrap/>
            <w:vAlign w:val="center"/>
            <w:hideMark/>
          </w:tcPr>
          <w:p w14:paraId="4BA2FE6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1433.679</w:t>
            </w:r>
          </w:p>
        </w:tc>
        <w:tc>
          <w:tcPr>
            <w:tcW w:w="1184" w:type="dxa"/>
            <w:noWrap/>
            <w:vAlign w:val="center"/>
            <w:hideMark/>
          </w:tcPr>
          <w:p w14:paraId="47057A1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532FB169" w14:textId="77777777" w:rsidTr="00B11FC5">
        <w:trPr>
          <w:trHeight w:val="300"/>
          <w:jc w:val="center"/>
        </w:trPr>
        <w:tc>
          <w:tcPr>
            <w:tcW w:w="850" w:type="dxa"/>
            <w:noWrap/>
            <w:vAlign w:val="center"/>
            <w:hideMark/>
          </w:tcPr>
          <w:p w14:paraId="3A90B82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CF4B9D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JB24-1</w:t>
            </w:r>
          </w:p>
        </w:tc>
        <w:tc>
          <w:tcPr>
            <w:tcW w:w="1584" w:type="dxa"/>
            <w:noWrap/>
            <w:vAlign w:val="center"/>
            <w:hideMark/>
          </w:tcPr>
          <w:p w14:paraId="338AE7A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sub24</w:t>
            </w:r>
          </w:p>
        </w:tc>
        <w:tc>
          <w:tcPr>
            <w:tcW w:w="1128" w:type="dxa"/>
            <w:noWrap/>
            <w:vAlign w:val="center"/>
            <w:hideMark/>
          </w:tcPr>
          <w:p w14:paraId="72E64E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7834.377</w:t>
            </w:r>
          </w:p>
        </w:tc>
        <w:tc>
          <w:tcPr>
            <w:tcW w:w="1184" w:type="dxa"/>
            <w:noWrap/>
            <w:vAlign w:val="center"/>
            <w:hideMark/>
          </w:tcPr>
          <w:p w14:paraId="08522A5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017E710F" w14:textId="77777777" w:rsidTr="00B11FC5">
        <w:trPr>
          <w:trHeight w:val="300"/>
          <w:jc w:val="center"/>
        </w:trPr>
        <w:tc>
          <w:tcPr>
            <w:tcW w:w="850" w:type="dxa"/>
            <w:noWrap/>
            <w:vAlign w:val="center"/>
            <w:hideMark/>
          </w:tcPr>
          <w:p w14:paraId="67B5E68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4858C92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JB25-2</w:t>
            </w:r>
          </w:p>
        </w:tc>
        <w:tc>
          <w:tcPr>
            <w:tcW w:w="1584" w:type="dxa"/>
            <w:noWrap/>
            <w:vAlign w:val="center"/>
            <w:hideMark/>
          </w:tcPr>
          <w:p w14:paraId="1129419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JB25-1</w:t>
            </w:r>
          </w:p>
        </w:tc>
        <w:tc>
          <w:tcPr>
            <w:tcW w:w="1128" w:type="dxa"/>
            <w:noWrap/>
            <w:vAlign w:val="center"/>
            <w:hideMark/>
          </w:tcPr>
          <w:p w14:paraId="76C6440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7666.426</w:t>
            </w:r>
          </w:p>
        </w:tc>
        <w:tc>
          <w:tcPr>
            <w:tcW w:w="1184" w:type="dxa"/>
            <w:noWrap/>
            <w:vAlign w:val="center"/>
            <w:hideMark/>
          </w:tcPr>
          <w:p w14:paraId="2F2D8CC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35F1CE8" w14:textId="77777777" w:rsidTr="00B11FC5">
        <w:trPr>
          <w:trHeight w:val="300"/>
          <w:jc w:val="center"/>
        </w:trPr>
        <w:tc>
          <w:tcPr>
            <w:tcW w:w="850" w:type="dxa"/>
            <w:noWrap/>
            <w:vAlign w:val="center"/>
            <w:hideMark/>
          </w:tcPr>
          <w:p w14:paraId="6AC3F9D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7B55233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JB25-3</w:t>
            </w:r>
          </w:p>
        </w:tc>
        <w:tc>
          <w:tcPr>
            <w:tcW w:w="1584" w:type="dxa"/>
            <w:noWrap/>
            <w:vAlign w:val="center"/>
            <w:hideMark/>
          </w:tcPr>
          <w:p w14:paraId="0C36014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JB25-2</w:t>
            </w:r>
          </w:p>
        </w:tc>
        <w:tc>
          <w:tcPr>
            <w:tcW w:w="1128" w:type="dxa"/>
            <w:noWrap/>
            <w:vAlign w:val="center"/>
            <w:hideMark/>
          </w:tcPr>
          <w:p w14:paraId="0EDBCF1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8245.549</w:t>
            </w:r>
          </w:p>
        </w:tc>
        <w:tc>
          <w:tcPr>
            <w:tcW w:w="1184" w:type="dxa"/>
            <w:noWrap/>
            <w:vAlign w:val="center"/>
            <w:hideMark/>
          </w:tcPr>
          <w:p w14:paraId="21A49E7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F37B771" w14:textId="77777777" w:rsidTr="00B11FC5">
        <w:trPr>
          <w:trHeight w:val="300"/>
          <w:jc w:val="center"/>
        </w:trPr>
        <w:tc>
          <w:tcPr>
            <w:tcW w:w="850" w:type="dxa"/>
            <w:noWrap/>
            <w:vAlign w:val="center"/>
            <w:hideMark/>
          </w:tcPr>
          <w:p w14:paraId="32E4D18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0F476C2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TB2-N-25-01</w:t>
            </w:r>
          </w:p>
        </w:tc>
        <w:tc>
          <w:tcPr>
            <w:tcW w:w="1584" w:type="dxa"/>
            <w:noWrap/>
            <w:vAlign w:val="center"/>
            <w:hideMark/>
          </w:tcPr>
          <w:p w14:paraId="420C156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JB25-4</w:t>
            </w:r>
          </w:p>
        </w:tc>
        <w:tc>
          <w:tcPr>
            <w:tcW w:w="1128" w:type="dxa"/>
            <w:noWrap/>
            <w:vAlign w:val="center"/>
            <w:hideMark/>
          </w:tcPr>
          <w:p w14:paraId="649D6A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5642.348</w:t>
            </w:r>
          </w:p>
        </w:tc>
        <w:tc>
          <w:tcPr>
            <w:tcW w:w="1184" w:type="dxa"/>
            <w:noWrap/>
            <w:vAlign w:val="center"/>
            <w:hideMark/>
          </w:tcPr>
          <w:p w14:paraId="0603148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562A792F" w14:textId="77777777" w:rsidTr="00B11FC5">
        <w:trPr>
          <w:trHeight w:val="300"/>
          <w:jc w:val="center"/>
        </w:trPr>
        <w:tc>
          <w:tcPr>
            <w:tcW w:w="850" w:type="dxa"/>
            <w:noWrap/>
            <w:vAlign w:val="center"/>
            <w:hideMark/>
          </w:tcPr>
          <w:p w14:paraId="5785449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2EA4325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TB2-N-25-02</w:t>
            </w:r>
          </w:p>
        </w:tc>
        <w:tc>
          <w:tcPr>
            <w:tcW w:w="1584" w:type="dxa"/>
            <w:noWrap/>
            <w:vAlign w:val="center"/>
            <w:hideMark/>
          </w:tcPr>
          <w:p w14:paraId="6C2BE7E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TB2-N-25-01</w:t>
            </w:r>
          </w:p>
        </w:tc>
        <w:tc>
          <w:tcPr>
            <w:tcW w:w="1128" w:type="dxa"/>
            <w:noWrap/>
            <w:vAlign w:val="center"/>
            <w:hideMark/>
          </w:tcPr>
          <w:p w14:paraId="6B6C80E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2824.793</w:t>
            </w:r>
          </w:p>
        </w:tc>
        <w:tc>
          <w:tcPr>
            <w:tcW w:w="1184" w:type="dxa"/>
            <w:noWrap/>
            <w:vAlign w:val="center"/>
            <w:hideMark/>
          </w:tcPr>
          <w:p w14:paraId="3C990A3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4BFFD83D" w14:textId="77777777" w:rsidTr="00B11FC5">
        <w:trPr>
          <w:trHeight w:val="300"/>
          <w:jc w:val="center"/>
        </w:trPr>
        <w:tc>
          <w:tcPr>
            <w:tcW w:w="850" w:type="dxa"/>
            <w:noWrap/>
            <w:vAlign w:val="center"/>
            <w:hideMark/>
          </w:tcPr>
          <w:p w14:paraId="3677F4A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32F1E98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TB2-N-25-03</w:t>
            </w:r>
          </w:p>
        </w:tc>
        <w:tc>
          <w:tcPr>
            <w:tcW w:w="1584" w:type="dxa"/>
            <w:noWrap/>
            <w:vAlign w:val="center"/>
            <w:hideMark/>
          </w:tcPr>
          <w:p w14:paraId="0598129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TB2-N-25-02</w:t>
            </w:r>
          </w:p>
        </w:tc>
        <w:tc>
          <w:tcPr>
            <w:tcW w:w="1128" w:type="dxa"/>
            <w:noWrap/>
            <w:vAlign w:val="center"/>
            <w:hideMark/>
          </w:tcPr>
          <w:p w14:paraId="360D258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1710.677</w:t>
            </w:r>
          </w:p>
        </w:tc>
        <w:tc>
          <w:tcPr>
            <w:tcW w:w="1184" w:type="dxa"/>
            <w:noWrap/>
            <w:vAlign w:val="center"/>
            <w:hideMark/>
          </w:tcPr>
          <w:p w14:paraId="3166B37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080AB671" w14:textId="77777777" w:rsidTr="00B11FC5">
        <w:trPr>
          <w:trHeight w:val="300"/>
          <w:jc w:val="center"/>
        </w:trPr>
        <w:tc>
          <w:tcPr>
            <w:tcW w:w="850" w:type="dxa"/>
            <w:noWrap/>
            <w:vAlign w:val="center"/>
            <w:hideMark/>
          </w:tcPr>
          <w:p w14:paraId="3117673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69E0692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TB2-N-25-04</w:t>
            </w:r>
          </w:p>
        </w:tc>
        <w:tc>
          <w:tcPr>
            <w:tcW w:w="1584" w:type="dxa"/>
            <w:noWrap/>
            <w:vAlign w:val="center"/>
            <w:hideMark/>
          </w:tcPr>
          <w:p w14:paraId="612EB66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TB2-N-25-03</w:t>
            </w:r>
          </w:p>
        </w:tc>
        <w:tc>
          <w:tcPr>
            <w:tcW w:w="1128" w:type="dxa"/>
            <w:noWrap/>
            <w:vAlign w:val="center"/>
            <w:hideMark/>
          </w:tcPr>
          <w:p w14:paraId="5818D1A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1210.975</w:t>
            </w:r>
          </w:p>
        </w:tc>
        <w:tc>
          <w:tcPr>
            <w:tcW w:w="1184" w:type="dxa"/>
            <w:noWrap/>
            <w:vAlign w:val="center"/>
            <w:hideMark/>
          </w:tcPr>
          <w:p w14:paraId="4B2FE90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73C00DD9" w14:textId="77777777" w:rsidTr="00B11FC5">
        <w:trPr>
          <w:trHeight w:val="300"/>
          <w:jc w:val="center"/>
        </w:trPr>
        <w:tc>
          <w:tcPr>
            <w:tcW w:w="850" w:type="dxa"/>
            <w:noWrap/>
            <w:vAlign w:val="center"/>
            <w:hideMark/>
          </w:tcPr>
          <w:p w14:paraId="1E05AFD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5B36C98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TB2-N-25-05</w:t>
            </w:r>
          </w:p>
        </w:tc>
        <w:tc>
          <w:tcPr>
            <w:tcW w:w="1584" w:type="dxa"/>
            <w:noWrap/>
            <w:vAlign w:val="center"/>
            <w:hideMark/>
          </w:tcPr>
          <w:p w14:paraId="5FDF244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TB2-N-25-04</w:t>
            </w:r>
          </w:p>
        </w:tc>
        <w:tc>
          <w:tcPr>
            <w:tcW w:w="1128" w:type="dxa"/>
            <w:noWrap/>
            <w:vAlign w:val="center"/>
            <w:hideMark/>
          </w:tcPr>
          <w:p w14:paraId="0E7E990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1367.881</w:t>
            </w:r>
          </w:p>
        </w:tc>
        <w:tc>
          <w:tcPr>
            <w:tcW w:w="1184" w:type="dxa"/>
            <w:noWrap/>
            <w:vAlign w:val="center"/>
            <w:hideMark/>
          </w:tcPr>
          <w:p w14:paraId="29C132A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37AF54DA" w14:textId="77777777" w:rsidTr="00B11FC5">
        <w:trPr>
          <w:trHeight w:val="300"/>
          <w:jc w:val="center"/>
        </w:trPr>
        <w:tc>
          <w:tcPr>
            <w:tcW w:w="850" w:type="dxa"/>
            <w:noWrap/>
            <w:vAlign w:val="center"/>
            <w:hideMark/>
          </w:tcPr>
          <w:p w14:paraId="29E022F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16AAFFC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TB2-N-25-06</w:t>
            </w:r>
          </w:p>
        </w:tc>
        <w:tc>
          <w:tcPr>
            <w:tcW w:w="1584" w:type="dxa"/>
            <w:noWrap/>
            <w:vAlign w:val="center"/>
            <w:hideMark/>
          </w:tcPr>
          <w:p w14:paraId="3923542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TB2-N-25-05</w:t>
            </w:r>
          </w:p>
        </w:tc>
        <w:tc>
          <w:tcPr>
            <w:tcW w:w="1128" w:type="dxa"/>
            <w:noWrap/>
            <w:vAlign w:val="center"/>
            <w:hideMark/>
          </w:tcPr>
          <w:p w14:paraId="1B60345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1416.919</w:t>
            </w:r>
          </w:p>
        </w:tc>
        <w:tc>
          <w:tcPr>
            <w:tcW w:w="1184" w:type="dxa"/>
            <w:noWrap/>
            <w:vAlign w:val="center"/>
            <w:hideMark/>
          </w:tcPr>
          <w:p w14:paraId="54C57F3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3FD4AC21" w14:textId="77777777" w:rsidTr="00B11FC5">
        <w:trPr>
          <w:trHeight w:val="300"/>
          <w:jc w:val="center"/>
        </w:trPr>
        <w:tc>
          <w:tcPr>
            <w:tcW w:w="850" w:type="dxa"/>
            <w:noWrap/>
            <w:vAlign w:val="center"/>
            <w:hideMark/>
          </w:tcPr>
          <w:p w14:paraId="5C56F52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lastRenderedPageBreak/>
              <w:t>5</w:t>
            </w:r>
          </w:p>
        </w:tc>
        <w:tc>
          <w:tcPr>
            <w:tcW w:w="1584" w:type="dxa"/>
            <w:noWrap/>
            <w:vAlign w:val="center"/>
            <w:hideMark/>
          </w:tcPr>
          <w:p w14:paraId="0F08B23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JB25-4</w:t>
            </w:r>
          </w:p>
        </w:tc>
        <w:tc>
          <w:tcPr>
            <w:tcW w:w="1584" w:type="dxa"/>
            <w:noWrap/>
            <w:vAlign w:val="center"/>
            <w:hideMark/>
          </w:tcPr>
          <w:p w14:paraId="5BA9AC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JB25-3</w:t>
            </w:r>
          </w:p>
        </w:tc>
        <w:tc>
          <w:tcPr>
            <w:tcW w:w="1128" w:type="dxa"/>
            <w:noWrap/>
            <w:vAlign w:val="center"/>
            <w:hideMark/>
          </w:tcPr>
          <w:p w14:paraId="175B6B0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5526.339</w:t>
            </w:r>
          </w:p>
        </w:tc>
        <w:tc>
          <w:tcPr>
            <w:tcW w:w="1184" w:type="dxa"/>
            <w:noWrap/>
            <w:vAlign w:val="center"/>
            <w:hideMark/>
          </w:tcPr>
          <w:p w14:paraId="29265D4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1A13AF86" w14:textId="77777777" w:rsidTr="00B11FC5">
        <w:trPr>
          <w:trHeight w:val="300"/>
          <w:jc w:val="center"/>
        </w:trPr>
        <w:tc>
          <w:tcPr>
            <w:tcW w:w="850" w:type="dxa"/>
            <w:noWrap/>
            <w:vAlign w:val="center"/>
            <w:hideMark/>
          </w:tcPr>
          <w:p w14:paraId="5CDC513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w:t>
            </w:r>
          </w:p>
        </w:tc>
        <w:tc>
          <w:tcPr>
            <w:tcW w:w="1584" w:type="dxa"/>
            <w:noWrap/>
            <w:vAlign w:val="center"/>
            <w:hideMark/>
          </w:tcPr>
          <w:p w14:paraId="0B23B18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JB25-1</w:t>
            </w:r>
          </w:p>
        </w:tc>
        <w:tc>
          <w:tcPr>
            <w:tcW w:w="1584" w:type="dxa"/>
            <w:noWrap/>
            <w:vAlign w:val="center"/>
            <w:hideMark/>
          </w:tcPr>
          <w:p w14:paraId="735E2AA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sub25</w:t>
            </w:r>
          </w:p>
        </w:tc>
        <w:tc>
          <w:tcPr>
            <w:tcW w:w="1128" w:type="dxa"/>
            <w:noWrap/>
            <w:vAlign w:val="center"/>
            <w:hideMark/>
          </w:tcPr>
          <w:p w14:paraId="7E976C1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7673.72</w:t>
            </w:r>
          </w:p>
        </w:tc>
        <w:tc>
          <w:tcPr>
            <w:tcW w:w="1184" w:type="dxa"/>
            <w:noWrap/>
            <w:vAlign w:val="center"/>
            <w:hideMark/>
          </w:tcPr>
          <w:p w14:paraId="121A67F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CB47DBC" w14:textId="77777777" w:rsidTr="00B11FC5">
        <w:trPr>
          <w:trHeight w:val="300"/>
          <w:jc w:val="center"/>
        </w:trPr>
        <w:tc>
          <w:tcPr>
            <w:tcW w:w="850" w:type="dxa"/>
            <w:noWrap/>
            <w:vAlign w:val="center"/>
            <w:hideMark/>
          </w:tcPr>
          <w:p w14:paraId="0041690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866A7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JB31-1</w:t>
            </w:r>
          </w:p>
        </w:tc>
        <w:tc>
          <w:tcPr>
            <w:tcW w:w="1584" w:type="dxa"/>
            <w:noWrap/>
            <w:vAlign w:val="center"/>
            <w:hideMark/>
          </w:tcPr>
          <w:p w14:paraId="452C2D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sub31</w:t>
            </w:r>
          </w:p>
        </w:tc>
        <w:tc>
          <w:tcPr>
            <w:tcW w:w="1128" w:type="dxa"/>
            <w:noWrap/>
            <w:vAlign w:val="center"/>
            <w:hideMark/>
          </w:tcPr>
          <w:p w14:paraId="4AC947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7698.864</w:t>
            </w:r>
          </w:p>
        </w:tc>
        <w:tc>
          <w:tcPr>
            <w:tcW w:w="1184" w:type="dxa"/>
            <w:noWrap/>
            <w:vAlign w:val="center"/>
            <w:hideMark/>
          </w:tcPr>
          <w:p w14:paraId="26C05CC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03E52537" w14:textId="77777777" w:rsidTr="00B11FC5">
        <w:trPr>
          <w:trHeight w:val="300"/>
          <w:jc w:val="center"/>
        </w:trPr>
        <w:tc>
          <w:tcPr>
            <w:tcW w:w="850" w:type="dxa"/>
            <w:noWrap/>
            <w:vAlign w:val="center"/>
            <w:hideMark/>
          </w:tcPr>
          <w:p w14:paraId="734872A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3D637D4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TB1-N-31-03</w:t>
            </w:r>
          </w:p>
        </w:tc>
        <w:tc>
          <w:tcPr>
            <w:tcW w:w="1584" w:type="dxa"/>
            <w:noWrap/>
            <w:vAlign w:val="center"/>
            <w:hideMark/>
          </w:tcPr>
          <w:p w14:paraId="2CCB174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TB1-N-31-02</w:t>
            </w:r>
          </w:p>
        </w:tc>
        <w:tc>
          <w:tcPr>
            <w:tcW w:w="1128" w:type="dxa"/>
            <w:noWrap/>
            <w:vAlign w:val="center"/>
            <w:hideMark/>
          </w:tcPr>
          <w:p w14:paraId="064958B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1328.163</w:t>
            </w:r>
          </w:p>
        </w:tc>
        <w:tc>
          <w:tcPr>
            <w:tcW w:w="1184" w:type="dxa"/>
            <w:noWrap/>
            <w:vAlign w:val="center"/>
            <w:hideMark/>
          </w:tcPr>
          <w:p w14:paraId="46DC138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6B1FC6CB" w14:textId="77777777" w:rsidTr="00B11FC5">
        <w:trPr>
          <w:trHeight w:val="300"/>
          <w:jc w:val="center"/>
        </w:trPr>
        <w:tc>
          <w:tcPr>
            <w:tcW w:w="850" w:type="dxa"/>
            <w:noWrap/>
            <w:vAlign w:val="center"/>
            <w:hideMark/>
          </w:tcPr>
          <w:p w14:paraId="08D1714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5F41A9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TB1-N-31-04</w:t>
            </w:r>
          </w:p>
        </w:tc>
        <w:tc>
          <w:tcPr>
            <w:tcW w:w="1584" w:type="dxa"/>
            <w:noWrap/>
            <w:vAlign w:val="center"/>
            <w:hideMark/>
          </w:tcPr>
          <w:p w14:paraId="60AC221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TB1-N-31-03</w:t>
            </w:r>
          </w:p>
        </w:tc>
        <w:tc>
          <w:tcPr>
            <w:tcW w:w="1128" w:type="dxa"/>
            <w:noWrap/>
            <w:vAlign w:val="center"/>
            <w:hideMark/>
          </w:tcPr>
          <w:p w14:paraId="46A4980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5156.406</w:t>
            </w:r>
          </w:p>
        </w:tc>
        <w:tc>
          <w:tcPr>
            <w:tcW w:w="1184" w:type="dxa"/>
            <w:noWrap/>
            <w:vAlign w:val="center"/>
            <w:hideMark/>
          </w:tcPr>
          <w:p w14:paraId="3369564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273EA973" w14:textId="77777777" w:rsidTr="00B11FC5">
        <w:trPr>
          <w:trHeight w:val="300"/>
          <w:jc w:val="center"/>
        </w:trPr>
        <w:tc>
          <w:tcPr>
            <w:tcW w:w="850" w:type="dxa"/>
            <w:noWrap/>
            <w:vAlign w:val="center"/>
            <w:hideMark/>
          </w:tcPr>
          <w:p w14:paraId="3D1A544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361F1AD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TB1-N-31-05</w:t>
            </w:r>
          </w:p>
        </w:tc>
        <w:tc>
          <w:tcPr>
            <w:tcW w:w="1584" w:type="dxa"/>
            <w:noWrap/>
            <w:vAlign w:val="center"/>
            <w:hideMark/>
          </w:tcPr>
          <w:p w14:paraId="625603D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TB1-N-31-04</w:t>
            </w:r>
          </w:p>
        </w:tc>
        <w:tc>
          <w:tcPr>
            <w:tcW w:w="1128" w:type="dxa"/>
            <w:noWrap/>
            <w:vAlign w:val="center"/>
            <w:hideMark/>
          </w:tcPr>
          <w:p w14:paraId="18DE6FD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1361.708</w:t>
            </w:r>
          </w:p>
        </w:tc>
        <w:tc>
          <w:tcPr>
            <w:tcW w:w="1184" w:type="dxa"/>
            <w:noWrap/>
            <w:vAlign w:val="center"/>
            <w:hideMark/>
          </w:tcPr>
          <w:p w14:paraId="2874E33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15B9E15E" w14:textId="77777777" w:rsidTr="00B11FC5">
        <w:trPr>
          <w:trHeight w:val="300"/>
          <w:jc w:val="center"/>
        </w:trPr>
        <w:tc>
          <w:tcPr>
            <w:tcW w:w="850" w:type="dxa"/>
            <w:noWrap/>
            <w:vAlign w:val="center"/>
            <w:hideMark/>
          </w:tcPr>
          <w:p w14:paraId="29F7782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15C8F55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TB1-N-31-06</w:t>
            </w:r>
          </w:p>
        </w:tc>
        <w:tc>
          <w:tcPr>
            <w:tcW w:w="1584" w:type="dxa"/>
            <w:noWrap/>
            <w:vAlign w:val="center"/>
            <w:hideMark/>
          </w:tcPr>
          <w:p w14:paraId="5978D28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TB1-N-31-05</w:t>
            </w:r>
          </w:p>
        </w:tc>
        <w:tc>
          <w:tcPr>
            <w:tcW w:w="1128" w:type="dxa"/>
            <w:noWrap/>
            <w:vAlign w:val="center"/>
            <w:hideMark/>
          </w:tcPr>
          <w:p w14:paraId="0B31BA0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1286.734</w:t>
            </w:r>
          </w:p>
        </w:tc>
        <w:tc>
          <w:tcPr>
            <w:tcW w:w="1184" w:type="dxa"/>
            <w:noWrap/>
            <w:vAlign w:val="center"/>
            <w:hideMark/>
          </w:tcPr>
          <w:p w14:paraId="0DB938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33FBAAB8" w14:textId="77777777" w:rsidTr="00B11FC5">
        <w:trPr>
          <w:trHeight w:val="300"/>
          <w:jc w:val="center"/>
        </w:trPr>
        <w:tc>
          <w:tcPr>
            <w:tcW w:w="850" w:type="dxa"/>
            <w:noWrap/>
            <w:vAlign w:val="center"/>
            <w:hideMark/>
          </w:tcPr>
          <w:p w14:paraId="17079C9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1A0EB3E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TB1-N-31-02</w:t>
            </w:r>
          </w:p>
        </w:tc>
        <w:tc>
          <w:tcPr>
            <w:tcW w:w="1584" w:type="dxa"/>
            <w:noWrap/>
            <w:vAlign w:val="center"/>
            <w:hideMark/>
          </w:tcPr>
          <w:p w14:paraId="4118927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TB1-N-31-01</w:t>
            </w:r>
          </w:p>
        </w:tc>
        <w:tc>
          <w:tcPr>
            <w:tcW w:w="1128" w:type="dxa"/>
            <w:noWrap/>
            <w:vAlign w:val="center"/>
            <w:hideMark/>
          </w:tcPr>
          <w:p w14:paraId="66B7A82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1313.529</w:t>
            </w:r>
          </w:p>
        </w:tc>
        <w:tc>
          <w:tcPr>
            <w:tcW w:w="1184" w:type="dxa"/>
            <w:noWrap/>
            <w:vAlign w:val="center"/>
            <w:hideMark/>
          </w:tcPr>
          <w:p w14:paraId="2EBA167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0EFC7A70" w14:textId="77777777" w:rsidTr="00B11FC5">
        <w:trPr>
          <w:trHeight w:val="300"/>
          <w:jc w:val="center"/>
        </w:trPr>
        <w:tc>
          <w:tcPr>
            <w:tcW w:w="850" w:type="dxa"/>
            <w:noWrap/>
            <w:vAlign w:val="center"/>
            <w:hideMark/>
          </w:tcPr>
          <w:p w14:paraId="58D11B2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690A82F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JB31-2</w:t>
            </w:r>
          </w:p>
        </w:tc>
        <w:tc>
          <w:tcPr>
            <w:tcW w:w="1584" w:type="dxa"/>
            <w:noWrap/>
            <w:vAlign w:val="center"/>
            <w:hideMark/>
          </w:tcPr>
          <w:p w14:paraId="535071D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JB31-1</w:t>
            </w:r>
          </w:p>
        </w:tc>
        <w:tc>
          <w:tcPr>
            <w:tcW w:w="1128" w:type="dxa"/>
            <w:noWrap/>
            <w:vAlign w:val="center"/>
            <w:hideMark/>
          </w:tcPr>
          <w:p w14:paraId="502B181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7716.72</w:t>
            </w:r>
          </w:p>
        </w:tc>
        <w:tc>
          <w:tcPr>
            <w:tcW w:w="1184" w:type="dxa"/>
            <w:noWrap/>
            <w:vAlign w:val="center"/>
            <w:hideMark/>
          </w:tcPr>
          <w:p w14:paraId="2048414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B0B77D6" w14:textId="77777777" w:rsidTr="00B11FC5">
        <w:trPr>
          <w:trHeight w:val="300"/>
          <w:jc w:val="center"/>
        </w:trPr>
        <w:tc>
          <w:tcPr>
            <w:tcW w:w="850" w:type="dxa"/>
            <w:noWrap/>
            <w:vAlign w:val="center"/>
            <w:hideMark/>
          </w:tcPr>
          <w:p w14:paraId="06F1DF0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0805B5D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JB31-3</w:t>
            </w:r>
          </w:p>
        </w:tc>
        <w:tc>
          <w:tcPr>
            <w:tcW w:w="1584" w:type="dxa"/>
            <w:noWrap/>
            <w:vAlign w:val="center"/>
            <w:hideMark/>
          </w:tcPr>
          <w:p w14:paraId="5E1D7F4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JB31-2</w:t>
            </w:r>
          </w:p>
        </w:tc>
        <w:tc>
          <w:tcPr>
            <w:tcW w:w="1128" w:type="dxa"/>
            <w:noWrap/>
            <w:vAlign w:val="center"/>
            <w:hideMark/>
          </w:tcPr>
          <w:p w14:paraId="2CA7900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8265.379</w:t>
            </w:r>
          </w:p>
        </w:tc>
        <w:tc>
          <w:tcPr>
            <w:tcW w:w="1184" w:type="dxa"/>
            <w:noWrap/>
            <w:vAlign w:val="center"/>
            <w:hideMark/>
          </w:tcPr>
          <w:p w14:paraId="334DCF0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09CBB5C1" w14:textId="77777777" w:rsidTr="00B11FC5">
        <w:trPr>
          <w:trHeight w:val="300"/>
          <w:jc w:val="center"/>
        </w:trPr>
        <w:tc>
          <w:tcPr>
            <w:tcW w:w="850" w:type="dxa"/>
            <w:noWrap/>
            <w:vAlign w:val="center"/>
            <w:hideMark/>
          </w:tcPr>
          <w:p w14:paraId="12012D1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w:t>
            </w:r>
          </w:p>
        </w:tc>
        <w:tc>
          <w:tcPr>
            <w:tcW w:w="1584" w:type="dxa"/>
            <w:noWrap/>
            <w:vAlign w:val="center"/>
            <w:hideMark/>
          </w:tcPr>
          <w:p w14:paraId="522C088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TB1-N-31-01</w:t>
            </w:r>
          </w:p>
        </w:tc>
        <w:tc>
          <w:tcPr>
            <w:tcW w:w="1584" w:type="dxa"/>
            <w:noWrap/>
            <w:vAlign w:val="center"/>
            <w:hideMark/>
          </w:tcPr>
          <w:p w14:paraId="7E50D55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JB31-3</w:t>
            </w:r>
          </w:p>
        </w:tc>
        <w:tc>
          <w:tcPr>
            <w:tcW w:w="1128" w:type="dxa"/>
            <w:noWrap/>
            <w:vAlign w:val="center"/>
            <w:hideMark/>
          </w:tcPr>
          <w:p w14:paraId="7E15A62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6040.545</w:t>
            </w:r>
          </w:p>
        </w:tc>
        <w:tc>
          <w:tcPr>
            <w:tcW w:w="1184" w:type="dxa"/>
            <w:noWrap/>
            <w:vAlign w:val="center"/>
            <w:hideMark/>
          </w:tcPr>
          <w:p w14:paraId="1F93F28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426D583" w14:textId="77777777" w:rsidTr="00B11FC5">
        <w:trPr>
          <w:trHeight w:val="300"/>
          <w:jc w:val="center"/>
        </w:trPr>
        <w:tc>
          <w:tcPr>
            <w:tcW w:w="850" w:type="dxa"/>
            <w:noWrap/>
            <w:vAlign w:val="center"/>
            <w:hideMark/>
          </w:tcPr>
          <w:p w14:paraId="670873F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4A56D10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TB1-N-32-04</w:t>
            </w:r>
          </w:p>
        </w:tc>
        <w:tc>
          <w:tcPr>
            <w:tcW w:w="1584" w:type="dxa"/>
            <w:noWrap/>
            <w:vAlign w:val="center"/>
            <w:hideMark/>
          </w:tcPr>
          <w:p w14:paraId="7F9E00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TB1-N-32-03</w:t>
            </w:r>
          </w:p>
        </w:tc>
        <w:tc>
          <w:tcPr>
            <w:tcW w:w="1128" w:type="dxa"/>
            <w:noWrap/>
            <w:vAlign w:val="center"/>
            <w:hideMark/>
          </w:tcPr>
          <w:p w14:paraId="6B773B1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1355.817</w:t>
            </w:r>
          </w:p>
        </w:tc>
        <w:tc>
          <w:tcPr>
            <w:tcW w:w="1184" w:type="dxa"/>
            <w:noWrap/>
            <w:vAlign w:val="center"/>
            <w:hideMark/>
          </w:tcPr>
          <w:p w14:paraId="5821CF9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723449B2" w14:textId="77777777" w:rsidTr="00B11FC5">
        <w:trPr>
          <w:trHeight w:val="300"/>
          <w:jc w:val="center"/>
        </w:trPr>
        <w:tc>
          <w:tcPr>
            <w:tcW w:w="850" w:type="dxa"/>
            <w:noWrap/>
            <w:vAlign w:val="center"/>
            <w:hideMark/>
          </w:tcPr>
          <w:p w14:paraId="00D9D8C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405D5FF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TB1-N-32-05</w:t>
            </w:r>
          </w:p>
        </w:tc>
        <w:tc>
          <w:tcPr>
            <w:tcW w:w="1584" w:type="dxa"/>
            <w:noWrap/>
            <w:vAlign w:val="center"/>
            <w:hideMark/>
          </w:tcPr>
          <w:p w14:paraId="5937909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TB1-N-32-04</w:t>
            </w:r>
          </w:p>
        </w:tc>
        <w:tc>
          <w:tcPr>
            <w:tcW w:w="1128" w:type="dxa"/>
            <w:noWrap/>
            <w:vAlign w:val="center"/>
            <w:hideMark/>
          </w:tcPr>
          <w:p w14:paraId="43B32B4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1384.874</w:t>
            </w:r>
          </w:p>
        </w:tc>
        <w:tc>
          <w:tcPr>
            <w:tcW w:w="1184" w:type="dxa"/>
            <w:noWrap/>
            <w:vAlign w:val="center"/>
            <w:hideMark/>
          </w:tcPr>
          <w:p w14:paraId="4B9019A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14C65725" w14:textId="77777777" w:rsidTr="00B11FC5">
        <w:trPr>
          <w:trHeight w:val="300"/>
          <w:jc w:val="center"/>
        </w:trPr>
        <w:tc>
          <w:tcPr>
            <w:tcW w:w="850" w:type="dxa"/>
            <w:noWrap/>
            <w:vAlign w:val="center"/>
            <w:hideMark/>
          </w:tcPr>
          <w:p w14:paraId="5AFC167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13F5D2B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TB1-N-32-06</w:t>
            </w:r>
          </w:p>
        </w:tc>
        <w:tc>
          <w:tcPr>
            <w:tcW w:w="1584" w:type="dxa"/>
            <w:noWrap/>
            <w:vAlign w:val="center"/>
            <w:hideMark/>
          </w:tcPr>
          <w:p w14:paraId="58A2161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TB1-N-32-05</w:t>
            </w:r>
          </w:p>
        </w:tc>
        <w:tc>
          <w:tcPr>
            <w:tcW w:w="1128" w:type="dxa"/>
            <w:noWrap/>
            <w:vAlign w:val="center"/>
            <w:hideMark/>
          </w:tcPr>
          <w:p w14:paraId="5D35649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1127.222</w:t>
            </w:r>
          </w:p>
        </w:tc>
        <w:tc>
          <w:tcPr>
            <w:tcW w:w="1184" w:type="dxa"/>
            <w:noWrap/>
            <w:vAlign w:val="center"/>
            <w:hideMark/>
          </w:tcPr>
          <w:p w14:paraId="6461BE1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1D4D3953" w14:textId="77777777" w:rsidTr="00B11FC5">
        <w:trPr>
          <w:trHeight w:val="300"/>
          <w:jc w:val="center"/>
        </w:trPr>
        <w:tc>
          <w:tcPr>
            <w:tcW w:w="850" w:type="dxa"/>
            <w:noWrap/>
            <w:vAlign w:val="center"/>
            <w:hideMark/>
          </w:tcPr>
          <w:p w14:paraId="1809D14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4BAF4C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TB1-N-32-02</w:t>
            </w:r>
          </w:p>
        </w:tc>
        <w:tc>
          <w:tcPr>
            <w:tcW w:w="1584" w:type="dxa"/>
            <w:noWrap/>
            <w:vAlign w:val="center"/>
            <w:hideMark/>
          </w:tcPr>
          <w:p w14:paraId="1F2693F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TB1-N-32-01</w:t>
            </w:r>
          </w:p>
        </w:tc>
        <w:tc>
          <w:tcPr>
            <w:tcW w:w="1128" w:type="dxa"/>
            <w:noWrap/>
            <w:vAlign w:val="center"/>
            <w:hideMark/>
          </w:tcPr>
          <w:p w14:paraId="26070DE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1357.432</w:t>
            </w:r>
          </w:p>
        </w:tc>
        <w:tc>
          <w:tcPr>
            <w:tcW w:w="1184" w:type="dxa"/>
            <w:noWrap/>
            <w:vAlign w:val="center"/>
            <w:hideMark/>
          </w:tcPr>
          <w:p w14:paraId="77AC051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4EB90EBC" w14:textId="77777777" w:rsidTr="00B11FC5">
        <w:trPr>
          <w:trHeight w:val="300"/>
          <w:jc w:val="center"/>
        </w:trPr>
        <w:tc>
          <w:tcPr>
            <w:tcW w:w="850" w:type="dxa"/>
            <w:noWrap/>
            <w:vAlign w:val="center"/>
            <w:hideMark/>
          </w:tcPr>
          <w:p w14:paraId="369CEE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3D76C46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JB32-1</w:t>
            </w:r>
          </w:p>
        </w:tc>
        <w:tc>
          <w:tcPr>
            <w:tcW w:w="1584" w:type="dxa"/>
            <w:noWrap/>
            <w:vAlign w:val="center"/>
            <w:hideMark/>
          </w:tcPr>
          <w:p w14:paraId="1059485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sub32</w:t>
            </w:r>
          </w:p>
        </w:tc>
        <w:tc>
          <w:tcPr>
            <w:tcW w:w="1128" w:type="dxa"/>
            <w:noWrap/>
            <w:vAlign w:val="center"/>
            <w:hideMark/>
          </w:tcPr>
          <w:p w14:paraId="4C39B9F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7662.22</w:t>
            </w:r>
          </w:p>
        </w:tc>
        <w:tc>
          <w:tcPr>
            <w:tcW w:w="1184" w:type="dxa"/>
            <w:noWrap/>
            <w:vAlign w:val="center"/>
            <w:hideMark/>
          </w:tcPr>
          <w:p w14:paraId="5D9F98E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5BA23027" w14:textId="77777777" w:rsidTr="00B11FC5">
        <w:trPr>
          <w:trHeight w:val="300"/>
          <w:jc w:val="center"/>
        </w:trPr>
        <w:tc>
          <w:tcPr>
            <w:tcW w:w="850" w:type="dxa"/>
            <w:noWrap/>
            <w:vAlign w:val="center"/>
            <w:hideMark/>
          </w:tcPr>
          <w:p w14:paraId="2C772D1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7308DF2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TB1-N-32-03</w:t>
            </w:r>
          </w:p>
        </w:tc>
        <w:tc>
          <w:tcPr>
            <w:tcW w:w="1584" w:type="dxa"/>
            <w:noWrap/>
            <w:vAlign w:val="center"/>
            <w:hideMark/>
          </w:tcPr>
          <w:p w14:paraId="3665F6A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TB1-N-32-02</w:t>
            </w:r>
          </w:p>
        </w:tc>
        <w:tc>
          <w:tcPr>
            <w:tcW w:w="1128" w:type="dxa"/>
            <w:noWrap/>
            <w:vAlign w:val="center"/>
            <w:hideMark/>
          </w:tcPr>
          <w:p w14:paraId="00B3EE3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1346.081</w:t>
            </w:r>
          </w:p>
        </w:tc>
        <w:tc>
          <w:tcPr>
            <w:tcW w:w="1184" w:type="dxa"/>
            <w:noWrap/>
            <w:vAlign w:val="center"/>
            <w:hideMark/>
          </w:tcPr>
          <w:p w14:paraId="11C55D8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54ECCFC5" w14:textId="77777777" w:rsidTr="00B11FC5">
        <w:trPr>
          <w:trHeight w:val="300"/>
          <w:jc w:val="center"/>
        </w:trPr>
        <w:tc>
          <w:tcPr>
            <w:tcW w:w="850" w:type="dxa"/>
            <w:noWrap/>
            <w:vAlign w:val="center"/>
            <w:hideMark/>
          </w:tcPr>
          <w:p w14:paraId="781E364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3A15056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JB32-2</w:t>
            </w:r>
          </w:p>
        </w:tc>
        <w:tc>
          <w:tcPr>
            <w:tcW w:w="1584" w:type="dxa"/>
            <w:noWrap/>
            <w:vAlign w:val="center"/>
            <w:hideMark/>
          </w:tcPr>
          <w:p w14:paraId="537C2E1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JB32-1</w:t>
            </w:r>
          </w:p>
        </w:tc>
        <w:tc>
          <w:tcPr>
            <w:tcW w:w="1128" w:type="dxa"/>
            <w:noWrap/>
            <w:vAlign w:val="center"/>
            <w:hideMark/>
          </w:tcPr>
          <w:p w14:paraId="5E00BF4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7715.054</w:t>
            </w:r>
          </w:p>
        </w:tc>
        <w:tc>
          <w:tcPr>
            <w:tcW w:w="1184" w:type="dxa"/>
            <w:noWrap/>
            <w:vAlign w:val="center"/>
            <w:hideMark/>
          </w:tcPr>
          <w:p w14:paraId="5DB71D5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3BDBBC69" w14:textId="77777777" w:rsidTr="00B11FC5">
        <w:trPr>
          <w:trHeight w:val="300"/>
          <w:jc w:val="center"/>
        </w:trPr>
        <w:tc>
          <w:tcPr>
            <w:tcW w:w="850" w:type="dxa"/>
            <w:noWrap/>
            <w:vAlign w:val="center"/>
            <w:hideMark/>
          </w:tcPr>
          <w:p w14:paraId="1BEB918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w:t>
            </w:r>
          </w:p>
        </w:tc>
        <w:tc>
          <w:tcPr>
            <w:tcW w:w="1584" w:type="dxa"/>
            <w:noWrap/>
            <w:vAlign w:val="center"/>
            <w:hideMark/>
          </w:tcPr>
          <w:p w14:paraId="3739F30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TB1-N-32-01</w:t>
            </w:r>
          </w:p>
        </w:tc>
        <w:tc>
          <w:tcPr>
            <w:tcW w:w="1584" w:type="dxa"/>
            <w:noWrap/>
            <w:vAlign w:val="center"/>
            <w:hideMark/>
          </w:tcPr>
          <w:p w14:paraId="452C51D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JB32-2</w:t>
            </w:r>
          </w:p>
        </w:tc>
        <w:tc>
          <w:tcPr>
            <w:tcW w:w="1128" w:type="dxa"/>
            <w:noWrap/>
            <w:vAlign w:val="center"/>
            <w:hideMark/>
          </w:tcPr>
          <w:p w14:paraId="504C953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8365.255</w:t>
            </w:r>
          </w:p>
        </w:tc>
        <w:tc>
          <w:tcPr>
            <w:tcW w:w="1184" w:type="dxa"/>
            <w:noWrap/>
            <w:vAlign w:val="center"/>
            <w:hideMark/>
          </w:tcPr>
          <w:p w14:paraId="250495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D2B6494" w14:textId="77777777" w:rsidTr="00B11FC5">
        <w:trPr>
          <w:trHeight w:val="300"/>
          <w:jc w:val="center"/>
        </w:trPr>
        <w:tc>
          <w:tcPr>
            <w:tcW w:w="850" w:type="dxa"/>
            <w:noWrap/>
            <w:vAlign w:val="center"/>
            <w:hideMark/>
          </w:tcPr>
          <w:p w14:paraId="77D7D28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2DB52CD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TB1-N-33-03</w:t>
            </w:r>
          </w:p>
        </w:tc>
        <w:tc>
          <w:tcPr>
            <w:tcW w:w="1584" w:type="dxa"/>
            <w:noWrap/>
            <w:vAlign w:val="center"/>
            <w:hideMark/>
          </w:tcPr>
          <w:p w14:paraId="1A86D24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TB1-N-33-02</w:t>
            </w:r>
          </w:p>
        </w:tc>
        <w:tc>
          <w:tcPr>
            <w:tcW w:w="1128" w:type="dxa"/>
            <w:noWrap/>
            <w:vAlign w:val="center"/>
            <w:hideMark/>
          </w:tcPr>
          <w:p w14:paraId="413CFBC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4730.804</w:t>
            </w:r>
          </w:p>
        </w:tc>
        <w:tc>
          <w:tcPr>
            <w:tcW w:w="1184" w:type="dxa"/>
            <w:noWrap/>
            <w:vAlign w:val="center"/>
            <w:hideMark/>
          </w:tcPr>
          <w:p w14:paraId="5B92E36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2EDFE190" w14:textId="77777777" w:rsidTr="00B11FC5">
        <w:trPr>
          <w:trHeight w:val="300"/>
          <w:jc w:val="center"/>
        </w:trPr>
        <w:tc>
          <w:tcPr>
            <w:tcW w:w="850" w:type="dxa"/>
            <w:noWrap/>
            <w:vAlign w:val="center"/>
            <w:hideMark/>
          </w:tcPr>
          <w:p w14:paraId="74BE3A0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40C554E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TB1-N-33-04</w:t>
            </w:r>
          </w:p>
        </w:tc>
        <w:tc>
          <w:tcPr>
            <w:tcW w:w="1584" w:type="dxa"/>
            <w:noWrap/>
            <w:vAlign w:val="center"/>
            <w:hideMark/>
          </w:tcPr>
          <w:p w14:paraId="6D5799B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TB1-N-33-03</w:t>
            </w:r>
          </w:p>
        </w:tc>
        <w:tc>
          <w:tcPr>
            <w:tcW w:w="1128" w:type="dxa"/>
            <w:noWrap/>
            <w:vAlign w:val="center"/>
            <w:hideMark/>
          </w:tcPr>
          <w:p w14:paraId="54B0828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1258.454</w:t>
            </w:r>
          </w:p>
        </w:tc>
        <w:tc>
          <w:tcPr>
            <w:tcW w:w="1184" w:type="dxa"/>
            <w:noWrap/>
            <w:vAlign w:val="center"/>
            <w:hideMark/>
          </w:tcPr>
          <w:p w14:paraId="128C63D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67F54627" w14:textId="77777777" w:rsidTr="00B11FC5">
        <w:trPr>
          <w:trHeight w:val="300"/>
          <w:jc w:val="center"/>
        </w:trPr>
        <w:tc>
          <w:tcPr>
            <w:tcW w:w="850" w:type="dxa"/>
            <w:noWrap/>
            <w:vAlign w:val="center"/>
            <w:hideMark/>
          </w:tcPr>
          <w:p w14:paraId="5DDD27B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8490EC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TB1-N-33-05</w:t>
            </w:r>
          </w:p>
        </w:tc>
        <w:tc>
          <w:tcPr>
            <w:tcW w:w="1584" w:type="dxa"/>
            <w:noWrap/>
            <w:vAlign w:val="center"/>
            <w:hideMark/>
          </w:tcPr>
          <w:p w14:paraId="75C9328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TB1-N-33-04</w:t>
            </w:r>
          </w:p>
        </w:tc>
        <w:tc>
          <w:tcPr>
            <w:tcW w:w="1128" w:type="dxa"/>
            <w:noWrap/>
            <w:vAlign w:val="center"/>
            <w:hideMark/>
          </w:tcPr>
          <w:p w14:paraId="42A4220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1276.29</w:t>
            </w:r>
          </w:p>
        </w:tc>
        <w:tc>
          <w:tcPr>
            <w:tcW w:w="1184" w:type="dxa"/>
            <w:noWrap/>
            <w:vAlign w:val="center"/>
            <w:hideMark/>
          </w:tcPr>
          <w:p w14:paraId="2DBA87B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196681FC" w14:textId="77777777" w:rsidTr="00B11FC5">
        <w:trPr>
          <w:trHeight w:val="300"/>
          <w:jc w:val="center"/>
        </w:trPr>
        <w:tc>
          <w:tcPr>
            <w:tcW w:w="850" w:type="dxa"/>
            <w:noWrap/>
            <w:vAlign w:val="center"/>
            <w:hideMark/>
          </w:tcPr>
          <w:p w14:paraId="47913BB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29AD4E8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TB1-N-33-06</w:t>
            </w:r>
          </w:p>
        </w:tc>
        <w:tc>
          <w:tcPr>
            <w:tcW w:w="1584" w:type="dxa"/>
            <w:noWrap/>
            <w:vAlign w:val="center"/>
            <w:hideMark/>
          </w:tcPr>
          <w:p w14:paraId="78AB33F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TB1-N-33-05</w:t>
            </w:r>
          </w:p>
        </w:tc>
        <w:tc>
          <w:tcPr>
            <w:tcW w:w="1128" w:type="dxa"/>
            <w:noWrap/>
            <w:vAlign w:val="center"/>
            <w:hideMark/>
          </w:tcPr>
          <w:p w14:paraId="5AF656A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1317.377</w:t>
            </w:r>
          </w:p>
        </w:tc>
        <w:tc>
          <w:tcPr>
            <w:tcW w:w="1184" w:type="dxa"/>
            <w:noWrap/>
            <w:vAlign w:val="center"/>
            <w:hideMark/>
          </w:tcPr>
          <w:p w14:paraId="3767850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6693DAE0" w14:textId="77777777" w:rsidTr="00B11FC5">
        <w:trPr>
          <w:trHeight w:val="300"/>
          <w:jc w:val="center"/>
        </w:trPr>
        <w:tc>
          <w:tcPr>
            <w:tcW w:w="850" w:type="dxa"/>
            <w:noWrap/>
            <w:vAlign w:val="center"/>
            <w:hideMark/>
          </w:tcPr>
          <w:p w14:paraId="0C95556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57F8F98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TB1-N-33-02</w:t>
            </w:r>
          </w:p>
        </w:tc>
        <w:tc>
          <w:tcPr>
            <w:tcW w:w="1584" w:type="dxa"/>
            <w:noWrap/>
            <w:vAlign w:val="center"/>
            <w:hideMark/>
          </w:tcPr>
          <w:p w14:paraId="0589659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TB1-N-33-01</w:t>
            </w:r>
          </w:p>
        </w:tc>
        <w:tc>
          <w:tcPr>
            <w:tcW w:w="1128" w:type="dxa"/>
            <w:noWrap/>
            <w:vAlign w:val="center"/>
            <w:hideMark/>
          </w:tcPr>
          <w:p w14:paraId="030C335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1292.817</w:t>
            </w:r>
          </w:p>
        </w:tc>
        <w:tc>
          <w:tcPr>
            <w:tcW w:w="1184" w:type="dxa"/>
            <w:noWrap/>
            <w:vAlign w:val="center"/>
            <w:hideMark/>
          </w:tcPr>
          <w:p w14:paraId="061B763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6FE5653A" w14:textId="77777777" w:rsidTr="00B11FC5">
        <w:trPr>
          <w:trHeight w:val="300"/>
          <w:jc w:val="center"/>
        </w:trPr>
        <w:tc>
          <w:tcPr>
            <w:tcW w:w="850" w:type="dxa"/>
            <w:noWrap/>
            <w:vAlign w:val="center"/>
            <w:hideMark/>
          </w:tcPr>
          <w:p w14:paraId="5140B69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AAA30C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JB33-3</w:t>
            </w:r>
          </w:p>
        </w:tc>
        <w:tc>
          <w:tcPr>
            <w:tcW w:w="1584" w:type="dxa"/>
            <w:noWrap/>
            <w:vAlign w:val="center"/>
            <w:hideMark/>
          </w:tcPr>
          <w:p w14:paraId="2E1EEFC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JB33-2</w:t>
            </w:r>
          </w:p>
        </w:tc>
        <w:tc>
          <w:tcPr>
            <w:tcW w:w="1128" w:type="dxa"/>
            <w:noWrap/>
            <w:vAlign w:val="center"/>
            <w:hideMark/>
          </w:tcPr>
          <w:p w14:paraId="73E288A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5399.057</w:t>
            </w:r>
          </w:p>
        </w:tc>
        <w:tc>
          <w:tcPr>
            <w:tcW w:w="1184" w:type="dxa"/>
            <w:noWrap/>
            <w:vAlign w:val="center"/>
            <w:hideMark/>
          </w:tcPr>
          <w:p w14:paraId="54A242B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C6ADB5C" w14:textId="77777777" w:rsidTr="00B11FC5">
        <w:trPr>
          <w:trHeight w:val="300"/>
          <w:jc w:val="center"/>
        </w:trPr>
        <w:tc>
          <w:tcPr>
            <w:tcW w:w="850" w:type="dxa"/>
            <w:noWrap/>
            <w:vAlign w:val="center"/>
            <w:hideMark/>
          </w:tcPr>
          <w:p w14:paraId="4E69559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3A061F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TB1-N-33-01</w:t>
            </w:r>
          </w:p>
        </w:tc>
        <w:tc>
          <w:tcPr>
            <w:tcW w:w="1584" w:type="dxa"/>
            <w:noWrap/>
            <w:vAlign w:val="center"/>
            <w:hideMark/>
          </w:tcPr>
          <w:p w14:paraId="17E43C0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JB33-3</w:t>
            </w:r>
          </w:p>
        </w:tc>
        <w:tc>
          <w:tcPr>
            <w:tcW w:w="1128" w:type="dxa"/>
            <w:noWrap/>
            <w:vAlign w:val="center"/>
            <w:hideMark/>
          </w:tcPr>
          <w:p w14:paraId="29E0B87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8215.404</w:t>
            </w:r>
          </w:p>
        </w:tc>
        <w:tc>
          <w:tcPr>
            <w:tcW w:w="1184" w:type="dxa"/>
            <w:noWrap/>
            <w:vAlign w:val="center"/>
            <w:hideMark/>
          </w:tcPr>
          <w:p w14:paraId="2D1226E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49AA9CDD" w14:textId="77777777" w:rsidTr="00B11FC5">
        <w:trPr>
          <w:trHeight w:val="300"/>
          <w:jc w:val="center"/>
        </w:trPr>
        <w:tc>
          <w:tcPr>
            <w:tcW w:w="850" w:type="dxa"/>
            <w:noWrap/>
            <w:vAlign w:val="center"/>
            <w:hideMark/>
          </w:tcPr>
          <w:p w14:paraId="1A6E2CC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0FB92F7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JB33-1</w:t>
            </w:r>
          </w:p>
        </w:tc>
        <w:tc>
          <w:tcPr>
            <w:tcW w:w="1584" w:type="dxa"/>
            <w:noWrap/>
            <w:vAlign w:val="center"/>
            <w:hideMark/>
          </w:tcPr>
          <w:p w14:paraId="4E5E487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sub33</w:t>
            </w:r>
          </w:p>
        </w:tc>
        <w:tc>
          <w:tcPr>
            <w:tcW w:w="1128" w:type="dxa"/>
            <w:noWrap/>
            <w:vAlign w:val="center"/>
            <w:hideMark/>
          </w:tcPr>
          <w:p w14:paraId="120EB01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7607.207</w:t>
            </w:r>
          </w:p>
        </w:tc>
        <w:tc>
          <w:tcPr>
            <w:tcW w:w="1184" w:type="dxa"/>
            <w:noWrap/>
            <w:vAlign w:val="center"/>
            <w:hideMark/>
          </w:tcPr>
          <w:p w14:paraId="5886E27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21F343A8" w14:textId="77777777" w:rsidTr="00B11FC5">
        <w:trPr>
          <w:trHeight w:val="300"/>
          <w:jc w:val="center"/>
        </w:trPr>
        <w:tc>
          <w:tcPr>
            <w:tcW w:w="850" w:type="dxa"/>
            <w:noWrap/>
            <w:vAlign w:val="center"/>
            <w:hideMark/>
          </w:tcPr>
          <w:p w14:paraId="315095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w:t>
            </w:r>
          </w:p>
        </w:tc>
        <w:tc>
          <w:tcPr>
            <w:tcW w:w="1584" w:type="dxa"/>
            <w:noWrap/>
            <w:vAlign w:val="center"/>
            <w:hideMark/>
          </w:tcPr>
          <w:p w14:paraId="7B84AA8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JB33-2</w:t>
            </w:r>
          </w:p>
        </w:tc>
        <w:tc>
          <w:tcPr>
            <w:tcW w:w="1584" w:type="dxa"/>
            <w:noWrap/>
            <w:vAlign w:val="center"/>
            <w:hideMark/>
          </w:tcPr>
          <w:p w14:paraId="2B8E615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JB33-1</w:t>
            </w:r>
          </w:p>
        </w:tc>
        <w:tc>
          <w:tcPr>
            <w:tcW w:w="1128" w:type="dxa"/>
            <w:noWrap/>
            <w:vAlign w:val="center"/>
            <w:hideMark/>
          </w:tcPr>
          <w:p w14:paraId="103858D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7760.405</w:t>
            </w:r>
          </w:p>
        </w:tc>
        <w:tc>
          <w:tcPr>
            <w:tcW w:w="1184" w:type="dxa"/>
            <w:noWrap/>
            <w:vAlign w:val="center"/>
            <w:hideMark/>
          </w:tcPr>
          <w:p w14:paraId="5CB4DF9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'1250'</w:t>
            </w:r>
          </w:p>
        </w:tc>
      </w:tr>
      <w:tr w:rsidR="00B11FC5" w:rsidRPr="00B31847" w14:paraId="6445E693" w14:textId="77777777" w:rsidTr="00B11FC5">
        <w:trPr>
          <w:trHeight w:val="300"/>
          <w:jc w:val="center"/>
        </w:trPr>
        <w:tc>
          <w:tcPr>
            <w:tcW w:w="850" w:type="dxa"/>
            <w:noWrap/>
            <w:vAlign w:val="center"/>
            <w:hideMark/>
          </w:tcPr>
          <w:p w14:paraId="0C7751A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8847AC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TB1-N-34-02</w:t>
            </w:r>
          </w:p>
        </w:tc>
        <w:tc>
          <w:tcPr>
            <w:tcW w:w="1584" w:type="dxa"/>
            <w:noWrap/>
            <w:vAlign w:val="center"/>
            <w:hideMark/>
          </w:tcPr>
          <w:p w14:paraId="6D6677C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TB1-N-34-01</w:t>
            </w:r>
          </w:p>
        </w:tc>
        <w:tc>
          <w:tcPr>
            <w:tcW w:w="1128" w:type="dxa"/>
            <w:noWrap/>
            <w:vAlign w:val="center"/>
            <w:hideMark/>
          </w:tcPr>
          <w:p w14:paraId="0F0E37E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1224.65</w:t>
            </w:r>
          </w:p>
        </w:tc>
        <w:tc>
          <w:tcPr>
            <w:tcW w:w="1184" w:type="dxa"/>
            <w:noWrap/>
            <w:vAlign w:val="center"/>
            <w:hideMark/>
          </w:tcPr>
          <w:p w14:paraId="2F8389B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7BDF27C9" w14:textId="77777777" w:rsidTr="00B11FC5">
        <w:trPr>
          <w:trHeight w:val="300"/>
          <w:jc w:val="center"/>
        </w:trPr>
        <w:tc>
          <w:tcPr>
            <w:tcW w:w="850" w:type="dxa"/>
            <w:noWrap/>
            <w:vAlign w:val="center"/>
            <w:hideMark/>
          </w:tcPr>
          <w:p w14:paraId="68AB73B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1483E77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TB1-N-34-03</w:t>
            </w:r>
          </w:p>
        </w:tc>
        <w:tc>
          <w:tcPr>
            <w:tcW w:w="1584" w:type="dxa"/>
            <w:noWrap/>
            <w:vAlign w:val="center"/>
            <w:hideMark/>
          </w:tcPr>
          <w:p w14:paraId="23527BFF"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TB1-N-34-02</w:t>
            </w:r>
          </w:p>
        </w:tc>
        <w:tc>
          <w:tcPr>
            <w:tcW w:w="1128" w:type="dxa"/>
            <w:noWrap/>
            <w:vAlign w:val="center"/>
            <w:hideMark/>
          </w:tcPr>
          <w:p w14:paraId="2E6BA3F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5150.104</w:t>
            </w:r>
          </w:p>
        </w:tc>
        <w:tc>
          <w:tcPr>
            <w:tcW w:w="1184" w:type="dxa"/>
            <w:noWrap/>
            <w:vAlign w:val="center"/>
            <w:hideMark/>
          </w:tcPr>
          <w:p w14:paraId="727E8C7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'750'</w:t>
            </w:r>
          </w:p>
        </w:tc>
      </w:tr>
      <w:tr w:rsidR="00B11FC5" w:rsidRPr="00B31847" w14:paraId="6793E175" w14:textId="77777777" w:rsidTr="00B11FC5">
        <w:trPr>
          <w:trHeight w:val="300"/>
          <w:jc w:val="center"/>
        </w:trPr>
        <w:tc>
          <w:tcPr>
            <w:tcW w:w="850" w:type="dxa"/>
            <w:noWrap/>
            <w:vAlign w:val="center"/>
            <w:hideMark/>
          </w:tcPr>
          <w:p w14:paraId="3B064EB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7C06B6B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TB1-N-34-04</w:t>
            </w:r>
          </w:p>
        </w:tc>
        <w:tc>
          <w:tcPr>
            <w:tcW w:w="1584" w:type="dxa"/>
            <w:noWrap/>
            <w:vAlign w:val="center"/>
            <w:hideMark/>
          </w:tcPr>
          <w:p w14:paraId="289B99F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TB1-N-34-03</w:t>
            </w:r>
          </w:p>
        </w:tc>
        <w:tc>
          <w:tcPr>
            <w:tcW w:w="1128" w:type="dxa"/>
            <w:noWrap/>
            <w:vAlign w:val="center"/>
            <w:hideMark/>
          </w:tcPr>
          <w:p w14:paraId="746D6CE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2051.575</w:t>
            </w:r>
          </w:p>
        </w:tc>
        <w:tc>
          <w:tcPr>
            <w:tcW w:w="1184" w:type="dxa"/>
            <w:noWrap/>
            <w:vAlign w:val="center"/>
            <w:hideMark/>
          </w:tcPr>
          <w:p w14:paraId="24F8605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7DE8EC88" w14:textId="77777777" w:rsidTr="00B11FC5">
        <w:trPr>
          <w:trHeight w:val="300"/>
          <w:jc w:val="center"/>
        </w:trPr>
        <w:tc>
          <w:tcPr>
            <w:tcW w:w="850" w:type="dxa"/>
            <w:noWrap/>
            <w:vAlign w:val="center"/>
            <w:hideMark/>
          </w:tcPr>
          <w:p w14:paraId="2F3D442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C6BA52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TB1-N-34-05</w:t>
            </w:r>
          </w:p>
        </w:tc>
        <w:tc>
          <w:tcPr>
            <w:tcW w:w="1584" w:type="dxa"/>
            <w:noWrap/>
            <w:vAlign w:val="center"/>
            <w:hideMark/>
          </w:tcPr>
          <w:p w14:paraId="28AB394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TB1-N-34-04</w:t>
            </w:r>
          </w:p>
        </w:tc>
        <w:tc>
          <w:tcPr>
            <w:tcW w:w="1128" w:type="dxa"/>
            <w:noWrap/>
            <w:vAlign w:val="center"/>
            <w:hideMark/>
          </w:tcPr>
          <w:p w14:paraId="4BC16BE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1072.231</w:t>
            </w:r>
          </w:p>
        </w:tc>
        <w:tc>
          <w:tcPr>
            <w:tcW w:w="1184" w:type="dxa"/>
            <w:noWrap/>
            <w:vAlign w:val="center"/>
            <w:hideMark/>
          </w:tcPr>
          <w:p w14:paraId="56545FB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062629CC" w14:textId="77777777" w:rsidTr="00B11FC5">
        <w:trPr>
          <w:trHeight w:val="300"/>
          <w:jc w:val="center"/>
        </w:trPr>
        <w:tc>
          <w:tcPr>
            <w:tcW w:w="850" w:type="dxa"/>
            <w:noWrap/>
            <w:vAlign w:val="center"/>
            <w:hideMark/>
          </w:tcPr>
          <w:p w14:paraId="6BC723A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1B090D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TB1-N-34-06</w:t>
            </w:r>
          </w:p>
        </w:tc>
        <w:tc>
          <w:tcPr>
            <w:tcW w:w="1584" w:type="dxa"/>
            <w:noWrap/>
            <w:vAlign w:val="center"/>
            <w:hideMark/>
          </w:tcPr>
          <w:p w14:paraId="7DB27993"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TB1-N-34-05</w:t>
            </w:r>
          </w:p>
        </w:tc>
        <w:tc>
          <w:tcPr>
            <w:tcW w:w="1128" w:type="dxa"/>
            <w:noWrap/>
            <w:vAlign w:val="center"/>
            <w:hideMark/>
          </w:tcPr>
          <w:p w14:paraId="42EEEFF1"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1067.071</w:t>
            </w:r>
          </w:p>
        </w:tc>
        <w:tc>
          <w:tcPr>
            <w:tcW w:w="1184" w:type="dxa"/>
            <w:noWrap/>
            <w:vAlign w:val="center"/>
            <w:hideMark/>
          </w:tcPr>
          <w:p w14:paraId="6377CDF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'500'</w:t>
            </w:r>
          </w:p>
        </w:tc>
      </w:tr>
      <w:tr w:rsidR="00B11FC5" w:rsidRPr="00B31847" w14:paraId="07CB2CF9" w14:textId="77777777" w:rsidTr="00B11FC5">
        <w:trPr>
          <w:trHeight w:val="300"/>
          <w:jc w:val="center"/>
        </w:trPr>
        <w:tc>
          <w:tcPr>
            <w:tcW w:w="850" w:type="dxa"/>
            <w:noWrap/>
            <w:vAlign w:val="center"/>
            <w:hideMark/>
          </w:tcPr>
          <w:p w14:paraId="011E242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7C5D594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TB1-N-34-07</w:t>
            </w:r>
          </w:p>
        </w:tc>
        <w:tc>
          <w:tcPr>
            <w:tcW w:w="1584" w:type="dxa"/>
            <w:noWrap/>
            <w:vAlign w:val="center"/>
            <w:hideMark/>
          </w:tcPr>
          <w:p w14:paraId="243728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TB1-N-34-06</w:t>
            </w:r>
          </w:p>
        </w:tc>
        <w:tc>
          <w:tcPr>
            <w:tcW w:w="1128" w:type="dxa"/>
            <w:noWrap/>
            <w:vAlign w:val="center"/>
            <w:hideMark/>
          </w:tcPr>
          <w:p w14:paraId="73085AB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1088.588</w:t>
            </w:r>
          </w:p>
        </w:tc>
        <w:tc>
          <w:tcPr>
            <w:tcW w:w="1184" w:type="dxa"/>
            <w:noWrap/>
            <w:vAlign w:val="center"/>
            <w:hideMark/>
          </w:tcPr>
          <w:p w14:paraId="228C9F6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71730E68" w14:textId="77777777" w:rsidTr="00B11FC5">
        <w:trPr>
          <w:trHeight w:val="300"/>
          <w:jc w:val="center"/>
        </w:trPr>
        <w:tc>
          <w:tcPr>
            <w:tcW w:w="850" w:type="dxa"/>
            <w:noWrap/>
            <w:vAlign w:val="center"/>
            <w:hideMark/>
          </w:tcPr>
          <w:p w14:paraId="1889130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5DAC448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TB1-N-34-08</w:t>
            </w:r>
          </w:p>
        </w:tc>
        <w:tc>
          <w:tcPr>
            <w:tcW w:w="1584" w:type="dxa"/>
            <w:noWrap/>
            <w:vAlign w:val="center"/>
            <w:hideMark/>
          </w:tcPr>
          <w:p w14:paraId="34CD6CA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TB1-N-34-07</w:t>
            </w:r>
          </w:p>
        </w:tc>
        <w:tc>
          <w:tcPr>
            <w:tcW w:w="1128" w:type="dxa"/>
            <w:noWrap/>
            <w:vAlign w:val="center"/>
            <w:hideMark/>
          </w:tcPr>
          <w:p w14:paraId="47CDD6F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4032.535</w:t>
            </w:r>
          </w:p>
        </w:tc>
        <w:tc>
          <w:tcPr>
            <w:tcW w:w="1184" w:type="dxa"/>
            <w:noWrap/>
            <w:vAlign w:val="center"/>
            <w:hideMark/>
          </w:tcPr>
          <w:p w14:paraId="3EBCF0E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'4/0'</w:t>
            </w:r>
          </w:p>
        </w:tc>
      </w:tr>
      <w:tr w:rsidR="00B11FC5" w:rsidRPr="00B31847" w14:paraId="55295DCC" w14:textId="77777777" w:rsidTr="00B11FC5">
        <w:trPr>
          <w:trHeight w:val="300"/>
          <w:jc w:val="center"/>
        </w:trPr>
        <w:tc>
          <w:tcPr>
            <w:tcW w:w="850" w:type="dxa"/>
            <w:noWrap/>
            <w:vAlign w:val="center"/>
            <w:hideMark/>
          </w:tcPr>
          <w:p w14:paraId="65FC9DF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27452C68"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TB1-N-34-09</w:t>
            </w:r>
          </w:p>
        </w:tc>
        <w:tc>
          <w:tcPr>
            <w:tcW w:w="1584" w:type="dxa"/>
            <w:noWrap/>
            <w:vAlign w:val="center"/>
            <w:hideMark/>
          </w:tcPr>
          <w:p w14:paraId="23C5482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TB1-N-34-08</w:t>
            </w:r>
          </w:p>
        </w:tc>
        <w:tc>
          <w:tcPr>
            <w:tcW w:w="1128" w:type="dxa"/>
            <w:noWrap/>
            <w:vAlign w:val="center"/>
            <w:hideMark/>
          </w:tcPr>
          <w:p w14:paraId="626EE19A"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1011.889</w:t>
            </w:r>
          </w:p>
        </w:tc>
        <w:tc>
          <w:tcPr>
            <w:tcW w:w="1184" w:type="dxa"/>
            <w:noWrap/>
            <w:vAlign w:val="center"/>
            <w:hideMark/>
          </w:tcPr>
          <w:p w14:paraId="52D1C96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5A627C71" w14:textId="77777777" w:rsidTr="00B11FC5">
        <w:trPr>
          <w:trHeight w:val="300"/>
          <w:jc w:val="center"/>
        </w:trPr>
        <w:tc>
          <w:tcPr>
            <w:tcW w:w="850" w:type="dxa"/>
            <w:noWrap/>
            <w:vAlign w:val="center"/>
            <w:hideMark/>
          </w:tcPr>
          <w:p w14:paraId="2F0036F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3649BC75"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TB1-N-34-10</w:t>
            </w:r>
          </w:p>
        </w:tc>
        <w:tc>
          <w:tcPr>
            <w:tcW w:w="1584" w:type="dxa"/>
            <w:noWrap/>
            <w:vAlign w:val="center"/>
            <w:hideMark/>
          </w:tcPr>
          <w:p w14:paraId="45CFB1B7"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TB1-N-34-09</w:t>
            </w:r>
          </w:p>
        </w:tc>
        <w:tc>
          <w:tcPr>
            <w:tcW w:w="1128" w:type="dxa"/>
            <w:noWrap/>
            <w:vAlign w:val="center"/>
            <w:hideMark/>
          </w:tcPr>
          <w:p w14:paraId="4BE191D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1044.771</w:t>
            </w:r>
          </w:p>
        </w:tc>
        <w:tc>
          <w:tcPr>
            <w:tcW w:w="1184" w:type="dxa"/>
            <w:noWrap/>
            <w:vAlign w:val="center"/>
            <w:hideMark/>
          </w:tcPr>
          <w:p w14:paraId="27A4050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r w:rsidR="00B11FC5" w:rsidRPr="00B31847" w14:paraId="3975A70A" w14:textId="77777777" w:rsidTr="00B11FC5">
        <w:trPr>
          <w:trHeight w:val="300"/>
          <w:jc w:val="center"/>
        </w:trPr>
        <w:tc>
          <w:tcPr>
            <w:tcW w:w="850" w:type="dxa"/>
            <w:noWrap/>
            <w:vAlign w:val="center"/>
            <w:hideMark/>
          </w:tcPr>
          <w:p w14:paraId="0F4CE82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1472BF4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JB34-1</w:t>
            </w:r>
          </w:p>
        </w:tc>
        <w:tc>
          <w:tcPr>
            <w:tcW w:w="1584" w:type="dxa"/>
            <w:noWrap/>
            <w:vAlign w:val="center"/>
            <w:hideMark/>
          </w:tcPr>
          <w:p w14:paraId="112055C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sub34</w:t>
            </w:r>
          </w:p>
        </w:tc>
        <w:tc>
          <w:tcPr>
            <w:tcW w:w="1128" w:type="dxa"/>
            <w:noWrap/>
            <w:vAlign w:val="center"/>
            <w:hideMark/>
          </w:tcPr>
          <w:p w14:paraId="2088082B"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3762.532</w:t>
            </w:r>
          </w:p>
        </w:tc>
        <w:tc>
          <w:tcPr>
            <w:tcW w:w="1184" w:type="dxa"/>
            <w:noWrap/>
            <w:vAlign w:val="center"/>
            <w:hideMark/>
          </w:tcPr>
          <w:p w14:paraId="1DAE0EAC"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3857770C" w14:textId="77777777" w:rsidTr="00B11FC5">
        <w:trPr>
          <w:trHeight w:val="300"/>
          <w:jc w:val="center"/>
        </w:trPr>
        <w:tc>
          <w:tcPr>
            <w:tcW w:w="850" w:type="dxa"/>
            <w:noWrap/>
            <w:vAlign w:val="center"/>
            <w:hideMark/>
          </w:tcPr>
          <w:p w14:paraId="7195FA34"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21AC9959"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TB1-N-34-01</w:t>
            </w:r>
          </w:p>
        </w:tc>
        <w:tc>
          <w:tcPr>
            <w:tcW w:w="1584" w:type="dxa"/>
            <w:noWrap/>
            <w:vAlign w:val="center"/>
            <w:hideMark/>
          </w:tcPr>
          <w:p w14:paraId="7583B9E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JB34-1</w:t>
            </w:r>
          </w:p>
        </w:tc>
        <w:tc>
          <w:tcPr>
            <w:tcW w:w="1128" w:type="dxa"/>
            <w:noWrap/>
            <w:vAlign w:val="center"/>
            <w:hideMark/>
          </w:tcPr>
          <w:p w14:paraId="5980CE0E"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8335.207</w:t>
            </w:r>
          </w:p>
        </w:tc>
        <w:tc>
          <w:tcPr>
            <w:tcW w:w="1184" w:type="dxa"/>
            <w:noWrap/>
            <w:vAlign w:val="center"/>
            <w:hideMark/>
          </w:tcPr>
          <w:p w14:paraId="3D6DCCD2"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'1000'</w:t>
            </w:r>
          </w:p>
        </w:tc>
      </w:tr>
      <w:tr w:rsidR="00B11FC5" w:rsidRPr="00B31847" w14:paraId="6FA1EBD9" w14:textId="77777777" w:rsidTr="00B11FC5">
        <w:trPr>
          <w:trHeight w:val="300"/>
          <w:jc w:val="center"/>
        </w:trPr>
        <w:tc>
          <w:tcPr>
            <w:tcW w:w="850" w:type="dxa"/>
            <w:noWrap/>
            <w:vAlign w:val="center"/>
            <w:hideMark/>
          </w:tcPr>
          <w:p w14:paraId="0E7ECA4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4</w:t>
            </w:r>
          </w:p>
        </w:tc>
        <w:tc>
          <w:tcPr>
            <w:tcW w:w="1584" w:type="dxa"/>
            <w:noWrap/>
            <w:vAlign w:val="center"/>
            <w:hideMark/>
          </w:tcPr>
          <w:p w14:paraId="31229AC6"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TB1-N-34-11</w:t>
            </w:r>
          </w:p>
        </w:tc>
        <w:tc>
          <w:tcPr>
            <w:tcW w:w="1584" w:type="dxa"/>
            <w:noWrap/>
            <w:vAlign w:val="center"/>
            <w:hideMark/>
          </w:tcPr>
          <w:p w14:paraId="17987260"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TB1-N-34-10</w:t>
            </w:r>
          </w:p>
        </w:tc>
        <w:tc>
          <w:tcPr>
            <w:tcW w:w="1128" w:type="dxa"/>
            <w:noWrap/>
            <w:vAlign w:val="center"/>
            <w:hideMark/>
          </w:tcPr>
          <w:p w14:paraId="4E689B8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1083.903</w:t>
            </w:r>
          </w:p>
        </w:tc>
        <w:tc>
          <w:tcPr>
            <w:tcW w:w="1184" w:type="dxa"/>
            <w:noWrap/>
            <w:vAlign w:val="center"/>
            <w:hideMark/>
          </w:tcPr>
          <w:p w14:paraId="1E243F6D" w14:textId="77777777" w:rsidR="00B11FC5" w:rsidRPr="00B31847" w:rsidRDefault="00B11FC5" w:rsidP="00B11FC5">
            <w:pPr>
              <w:jc w:val="center"/>
              <w:rPr>
                <w:rFonts w:asciiTheme="minorBidi" w:hAnsiTheme="minorBidi" w:cstheme="minorBidi"/>
                <w:color w:val="000000"/>
                <w:sz w:val="22"/>
                <w:szCs w:val="22"/>
                <w:lang w:val="en-US"/>
              </w:rPr>
            </w:pPr>
            <w:r w:rsidRPr="00B31847">
              <w:rPr>
                <w:rFonts w:asciiTheme="minorBidi" w:hAnsiTheme="minorBidi" w:cstheme="minorBidi"/>
                <w:color w:val="000000"/>
                <w:sz w:val="22"/>
                <w:szCs w:val="22"/>
                <w:lang w:val="en-US"/>
              </w:rPr>
              <w:t>'1/0'</w:t>
            </w:r>
          </w:p>
        </w:tc>
      </w:tr>
    </w:tbl>
    <w:p w14:paraId="31E1C6F7" w14:textId="77777777" w:rsidR="00B11FC5" w:rsidRPr="00D5557A" w:rsidRDefault="00B11FC5" w:rsidP="00B11FC5"/>
    <w:p w14:paraId="5363C88F" w14:textId="287259C1" w:rsidR="009C0A9A" w:rsidRDefault="00697F8E" w:rsidP="00697F8E">
      <w:pPr>
        <w:pStyle w:val="Appendix"/>
      </w:pPr>
      <w:bookmarkStart w:id="366" w:name="_Ref12362699"/>
      <w:bookmarkStart w:id="367" w:name="_Toc12362478"/>
      <w:r w:rsidRPr="00554DC1">
        <w:lastRenderedPageBreak/>
        <w:t xml:space="preserve">Appendix </w:t>
      </w:r>
      <w:r w:rsidRPr="00554DC1">
        <w:fldChar w:fldCharType="begin"/>
      </w:r>
      <w:r w:rsidRPr="00554DC1">
        <w:instrText xml:space="preserve"> SEQ Appendix \* ARABIC </w:instrText>
      </w:r>
      <w:r w:rsidRPr="00554DC1">
        <w:fldChar w:fldCharType="separate"/>
      </w:r>
      <w:r w:rsidR="004C4C74">
        <w:rPr>
          <w:noProof/>
        </w:rPr>
        <w:t>3</w:t>
      </w:r>
      <w:r w:rsidRPr="00554DC1">
        <w:fldChar w:fldCharType="end"/>
      </w:r>
      <w:bookmarkEnd w:id="365"/>
      <w:bookmarkEnd w:id="366"/>
      <w:r w:rsidRPr="00554DC1">
        <w:t xml:space="preserve">. </w:t>
      </w:r>
      <w:r>
        <w:t>PSSE Single Line Diagram</w:t>
      </w:r>
      <w:bookmarkEnd w:id="367"/>
    </w:p>
    <w:p w14:paraId="6A22FECD" w14:textId="77777777" w:rsidR="009C0A9A" w:rsidRPr="00FB1BD9" w:rsidRDefault="009C0A9A" w:rsidP="00FB1BD9">
      <w:bookmarkStart w:id="368" w:name="_Hlk10796440"/>
    </w:p>
    <w:p w14:paraId="2249FC30" w14:textId="77777777" w:rsidR="009C0A9A" w:rsidRPr="00FB1BD9" w:rsidRDefault="009C0A9A" w:rsidP="00FB1BD9"/>
    <w:p w14:paraId="781C07DF" w14:textId="77777777" w:rsidR="009C0A9A" w:rsidRPr="00FB1BD9" w:rsidRDefault="009C0A9A" w:rsidP="00FB1BD9"/>
    <w:p w14:paraId="13BBF34A" w14:textId="07A83544" w:rsidR="009C0A9A" w:rsidRPr="00FB1BD9" w:rsidRDefault="009C0A9A" w:rsidP="00FB1BD9"/>
    <w:p w14:paraId="5B10312B" w14:textId="173B12B2" w:rsidR="009C0A9A" w:rsidRDefault="009C0A9A" w:rsidP="009C0A9A">
      <w:pPr>
        <w:rPr>
          <w:lang w:val="en-US"/>
        </w:rPr>
      </w:pPr>
    </w:p>
    <w:p w14:paraId="5048E27F" w14:textId="172605F2" w:rsidR="009C0A9A" w:rsidRDefault="009C0A9A" w:rsidP="009C0A9A">
      <w:pPr>
        <w:rPr>
          <w:lang w:val="en-US"/>
        </w:rPr>
      </w:pPr>
    </w:p>
    <w:p w14:paraId="28BEC64B" w14:textId="39C9F99F" w:rsidR="009C0A9A" w:rsidRDefault="009C0A9A" w:rsidP="009C0A9A">
      <w:pPr>
        <w:rPr>
          <w:lang w:val="en-US"/>
        </w:rPr>
      </w:pPr>
    </w:p>
    <w:p w14:paraId="147A2274" w14:textId="77777777" w:rsidR="009C0A9A" w:rsidRPr="009C0A9A" w:rsidRDefault="009C0A9A" w:rsidP="009C0A9A">
      <w:pPr>
        <w:rPr>
          <w:lang w:val="en-US"/>
        </w:rPr>
      </w:pPr>
    </w:p>
    <w:p w14:paraId="0A20D7AC" w14:textId="77777777" w:rsidR="009C0A9A" w:rsidRPr="00FB1BD9" w:rsidRDefault="009C0A9A" w:rsidP="00FB1BD9"/>
    <w:p w14:paraId="4BA23C26" w14:textId="66075C17" w:rsidR="009C0A9A" w:rsidRDefault="009C0A9A" w:rsidP="00FB1BD9"/>
    <w:p w14:paraId="4364CAB4" w14:textId="0CC127E5" w:rsidR="00FB1BD9" w:rsidRDefault="00FB1BD9" w:rsidP="00FB1BD9"/>
    <w:p w14:paraId="69244120" w14:textId="2EE346A9" w:rsidR="00FB1BD9" w:rsidRDefault="00FB1BD9" w:rsidP="00FB1BD9"/>
    <w:p w14:paraId="601A99A9" w14:textId="7785C12E" w:rsidR="00FB1BD9" w:rsidRDefault="00FB1BD9" w:rsidP="00FB1BD9"/>
    <w:p w14:paraId="61510B47" w14:textId="7D2A8F83" w:rsidR="00FB1BD9" w:rsidRDefault="00FB1BD9" w:rsidP="00FB1BD9"/>
    <w:p w14:paraId="64D083EE" w14:textId="2E623EAB" w:rsidR="00FB1BD9" w:rsidRDefault="00FB1BD9" w:rsidP="00FB1BD9"/>
    <w:p w14:paraId="0A0AED9B" w14:textId="604A11B9" w:rsidR="00FB1BD9" w:rsidRDefault="00FB1BD9" w:rsidP="00FB1BD9"/>
    <w:p w14:paraId="1496CBD0" w14:textId="7815A9B9" w:rsidR="00FB1BD9" w:rsidRDefault="00FB1BD9" w:rsidP="00FB1BD9"/>
    <w:p w14:paraId="721D2321" w14:textId="62D98BD1" w:rsidR="00FB1BD9" w:rsidRDefault="00FB1BD9" w:rsidP="00FB1BD9"/>
    <w:p w14:paraId="4ED5C13E" w14:textId="79634C13" w:rsidR="00FB1BD9" w:rsidRDefault="00FB1BD9" w:rsidP="00FB1BD9"/>
    <w:p w14:paraId="716A6BF6" w14:textId="1ABCAE56" w:rsidR="00FB1BD9" w:rsidRDefault="00FB1BD9" w:rsidP="00FB1BD9"/>
    <w:p w14:paraId="5378D75B" w14:textId="77777777" w:rsidR="00FB1BD9" w:rsidRPr="00FB1BD9" w:rsidRDefault="00FB1BD9" w:rsidP="00FB1BD9"/>
    <w:bookmarkEnd w:id="368"/>
    <w:p w14:paraId="6121BC9A" w14:textId="2C0909DD" w:rsidR="00697F8E" w:rsidRDefault="009C0A9A" w:rsidP="009C0A9A">
      <w:pPr>
        <w:pStyle w:val="ParagraphBody"/>
        <w:jc w:val="center"/>
      </w:pPr>
      <w:r>
        <w:t>(</w:t>
      </w:r>
      <w:commentRangeStart w:id="369"/>
      <w:r w:rsidR="004429C9">
        <w:t xml:space="preserve">Click to </w:t>
      </w:r>
      <w:commentRangeEnd w:id="369"/>
      <w:r w:rsidR="007152A6">
        <w:rPr>
          <w:rStyle w:val="CommentReference"/>
          <w:rFonts w:ascii="Times New Roman" w:eastAsia="Times New Roman" w:hAnsi="Times New Roman" w:cs="Times New Roman"/>
          <w:lang w:val="en-CA"/>
        </w:rPr>
        <w:commentReference w:id="369"/>
      </w:r>
      <w:r w:rsidR="004429C9">
        <w:t xml:space="preserve">Open </w:t>
      </w:r>
      <w:commentRangeStart w:id="370"/>
      <w:r w:rsidR="00F13075">
        <w:t>attachment</w:t>
      </w:r>
      <w:commentRangeEnd w:id="370"/>
      <w:r w:rsidR="007152A6">
        <w:rPr>
          <w:rStyle w:val="CommentReference"/>
          <w:rFonts w:ascii="Times New Roman" w:eastAsia="Times New Roman" w:hAnsi="Times New Roman" w:cs="Times New Roman"/>
          <w:lang w:val="en-CA"/>
        </w:rPr>
        <w:commentReference w:id="370"/>
      </w:r>
      <w:r>
        <w:t>)</w:t>
      </w:r>
    </w:p>
    <w:p w14:paraId="634B7704" w14:textId="77777777" w:rsidR="00697F8E" w:rsidRPr="00801DAA" w:rsidRDefault="00697F8E" w:rsidP="00801DAA">
      <w:pPr>
        <w:rPr>
          <w:lang w:val="en-US"/>
        </w:rPr>
      </w:pPr>
    </w:p>
    <w:sectPr w:rsidR="00697F8E" w:rsidRPr="00801DAA" w:rsidSect="004A1820">
      <w:pgSz w:w="12240" w:h="15840" w:code="1"/>
      <w:pgMar w:top="1440" w:right="1440" w:bottom="1440" w:left="1440" w:header="720" w:footer="48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ve Lay" w:date="2019-07-03T10:55:00Z" w:initials="SL">
    <w:p w14:paraId="347DAF66" w14:textId="17378670" w:rsidR="00B9112A" w:rsidRDefault="00B9112A">
      <w:pPr>
        <w:pStyle w:val="CommentText"/>
      </w:pPr>
      <w:r>
        <w:rPr>
          <w:rStyle w:val="CommentReference"/>
        </w:rPr>
        <w:annotationRef/>
      </w:r>
      <w:r>
        <w:t xml:space="preserve">Why haven’t comments from the 75% QC review been incorporated into this document? </w:t>
      </w:r>
    </w:p>
  </w:comment>
  <w:comment w:id="1" w:author="Steve Lay" w:date="2019-07-03T10:57:00Z" w:initials="SL">
    <w:p w14:paraId="7E4D52D2" w14:textId="1236DF26" w:rsidR="00B9112A" w:rsidRDefault="00B9112A">
      <w:pPr>
        <w:pStyle w:val="CommentText"/>
      </w:pPr>
      <w:r>
        <w:rPr>
          <w:rStyle w:val="CommentReference"/>
        </w:rPr>
        <w:annotationRef/>
      </w:r>
      <w:r>
        <w:t>Leave room for the stamp at least 2x2 box on cover page</w:t>
      </w:r>
    </w:p>
  </w:comment>
  <w:comment w:id="19" w:author="Steve Lay" w:date="2019-07-03T11:03:00Z" w:initials="SL">
    <w:p w14:paraId="4FC3C81C" w14:textId="6C2385AD" w:rsidR="00B9112A" w:rsidRDefault="00B9112A">
      <w:pPr>
        <w:pStyle w:val="CommentText"/>
      </w:pPr>
      <w:r>
        <w:rPr>
          <w:rStyle w:val="CommentReference"/>
        </w:rPr>
        <w:annotationRef/>
      </w:r>
      <w:r>
        <w:t>Add an appendix for turbine reactive power curves used. This is an item that is on our checklist and should be included for a complete reactive power study.</w:t>
      </w:r>
    </w:p>
  </w:comment>
  <w:comment w:id="30" w:author="Michael Ebert" w:date="2019-06-26T07:54:00Z" w:initials="ME">
    <w:p w14:paraId="39B77437" w14:textId="181F9118" w:rsidR="00B9112A" w:rsidRDefault="00B9112A">
      <w:pPr>
        <w:pStyle w:val="CommentText"/>
      </w:pPr>
      <w:r>
        <w:rPr>
          <w:rStyle w:val="CommentReference"/>
        </w:rPr>
        <w:annotationRef/>
      </w:r>
      <w:r>
        <w:t>Should this be 1.05 leading?</w:t>
      </w:r>
    </w:p>
  </w:comment>
  <w:comment w:id="31" w:author="Curtis Roe" w:date="2019-06-27T20:25:00Z" w:initials="CR">
    <w:p w14:paraId="0B74AFFF" w14:textId="3E055B46" w:rsidR="00B9112A" w:rsidRDefault="00B9112A">
      <w:pPr>
        <w:pStyle w:val="CommentText"/>
      </w:pPr>
      <w:r>
        <w:rPr>
          <w:rStyle w:val="CommentReference"/>
        </w:rPr>
        <w:annotationRef/>
      </w:r>
      <w:r>
        <w:t>nope</w:t>
      </w:r>
    </w:p>
  </w:comment>
  <w:comment w:id="38" w:author="Michael Ebert" w:date="2019-06-27T07:49:00Z" w:initials="ME">
    <w:p w14:paraId="44800A17" w14:textId="021EF88B" w:rsidR="00B9112A" w:rsidRDefault="00B9112A">
      <w:pPr>
        <w:pStyle w:val="CommentText"/>
      </w:pPr>
      <w:r>
        <w:rPr>
          <w:rStyle w:val="CommentReference"/>
        </w:rPr>
        <w:annotationRef/>
      </w:r>
      <w:r>
        <w:t>I am not sure how the DETC “limits” how it can operate.  If anything, it allows it to operate at different system operating voltages.  Can you add detail here as to what you mean?</w:t>
      </w:r>
    </w:p>
  </w:comment>
  <w:comment w:id="39" w:author="Curtis Roe" w:date="2019-06-27T20:26:00Z" w:initials="CR">
    <w:p w14:paraId="3F4DD4D1" w14:textId="18457A0B" w:rsidR="00B9112A" w:rsidRDefault="00B9112A">
      <w:pPr>
        <w:pStyle w:val="CommentText"/>
      </w:pPr>
      <w:r>
        <w:rPr>
          <w:rStyle w:val="CommentReference"/>
        </w:rPr>
        <w:annotationRef/>
      </w:r>
      <w:r>
        <w:t>I think this is a limit, in the sense that it is not an LTC which would allow changing voltage setpoint under load.  Ahmad, do you agree?</w:t>
      </w:r>
    </w:p>
  </w:comment>
  <w:comment w:id="40" w:author="Steve Lay" w:date="2019-07-03T11:06:00Z" w:initials="SL">
    <w:p w14:paraId="1DE7F40C" w14:textId="040AE87F" w:rsidR="00B9112A" w:rsidRDefault="00B9112A">
      <w:pPr>
        <w:pStyle w:val="CommentText"/>
      </w:pPr>
      <w:r>
        <w:rPr>
          <w:rStyle w:val="CommentReference"/>
        </w:rPr>
        <w:annotationRef/>
      </w:r>
      <w:r>
        <w:t>Mikes point is that the DETC provided additional flexibility over not having a tap changer at all. Maybe explain instead of having an LTC.</w:t>
      </w:r>
    </w:p>
  </w:comment>
  <w:comment w:id="50" w:author="Steve Lay" w:date="2019-07-03T11:05:00Z" w:initials="SL">
    <w:p w14:paraId="1B41C75B" w14:textId="27450545" w:rsidR="00B9112A" w:rsidRDefault="00B9112A">
      <w:pPr>
        <w:pStyle w:val="CommentText"/>
      </w:pPr>
      <w:r>
        <w:rPr>
          <w:rStyle w:val="CommentReference"/>
        </w:rPr>
        <w:annotationRef/>
      </w:r>
      <w:r>
        <w:t>Very is subjective, avoid using.</w:t>
      </w:r>
    </w:p>
  </w:comment>
  <w:comment w:id="62" w:author="Steve Lay" w:date="2019-07-03T11:09:00Z" w:initials="SL">
    <w:p w14:paraId="470339D0" w14:textId="33BAA741" w:rsidR="00B9112A" w:rsidRDefault="00B9112A">
      <w:pPr>
        <w:pStyle w:val="CommentText"/>
      </w:pPr>
      <w:r>
        <w:rPr>
          <w:rStyle w:val="CommentReference"/>
        </w:rPr>
        <w:annotationRef/>
      </w:r>
      <w:r>
        <w:t>The project is not required to meet this voltage range. Recommend not suggesting that it is.</w:t>
      </w:r>
    </w:p>
  </w:comment>
  <w:comment w:id="131" w:author="Steve Lay" w:date="2019-07-03T11:16:00Z" w:initials="SL">
    <w:p w14:paraId="06D57FDA" w14:textId="3C599F7D" w:rsidR="00B9112A" w:rsidRDefault="00B9112A">
      <w:pPr>
        <w:pStyle w:val="CommentText"/>
      </w:pPr>
      <w:r>
        <w:rPr>
          <w:rStyle w:val="CommentReference"/>
        </w:rPr>
        <w:annotationRef/>
      </w:r>
      <w:r>
        <w:t>What specific tower configuration?</w:t>
      </w:r>
    </w:p>
  </w:comment>
  <w:comment w:id="133" w:author="Steve Lay" w:date="2019-07-03T11:17:00Z" w:initials="SL">
    <w:p w14:paraId="6E72F8D0" w14:textId="662004E7" w:rsidR="00B9112A" w:rsidRDefault="00B9112A">
      <w:pPr>
        <w:pStyle w:val="CommentText"/>
      </w:pPr>
      <w:r>
        <w:rPr>
          <w:rStyle w:val="CommentReference"/>
        </w:rPr>
        <w:annotationRef/>
      </w:r>
      <w:r>
        <w:t>Add Turbine Reactive curves to this report. This is required by our QC checklist and needs to be added.</w:t>
      </w:r>
    </w:p>
  </w:comment>
  <w:comment w:id="142" w:author="Steve Lay" w:date="2019-07-03T11:19:00Z" w:initials="SL">
    <w:p w14:paraId="741D8E27" w14:textId="77777777" w:rsidR="00B9112A" w:rsidRDefault="00B9112A" w:rsidP="008F14AD">
      <w:pPr>
        <w:pStyle w:val="CommentText"/>
      </w:pPr>
      <w:r>
        <w:rPr>
          <w:rStyle w:val="CommentReference"/>
        </w:rPr>
        <w:annotationRef/>
      </w:r>
      <w:r>
        <w:t xml:space="preserve">Why did this change from 75%?  This language was added previously.  </w:t>
      </w:r>
    </w:p>
    <w:p w14:paraId="2CE36D19" w14:textId="77777777" w:rsidR="00B9112A" w:rsidRDefault="00B9112A" w:rsidP="008F14AD">
      <w:pPr>
        <w:pStyle w:val="CommentText"/>
      </w:pPr>
    </w:p>
    <w:p w14:paraId="63BE7919" w14:textId="2B91F969" w:rsidR="00B9112A" w:rsidRDefault="00B9112A" w:rsidP="008F14AD">
      <w:pPr>
        <w:pStyle w:val="CommentText"/>
      </w:pPr>
      <w:r>
        <w:t xml:space="preserve">It should be noted that the Vestas 4.3 turbine can be operated at 1.13 </w:t>
      </w:r>
      <w:proofErr w:type="spellStart"/>
      <w:r>
        <w:t>Vpu</w:t>
      </w:r>
      <w:proofErr w:type="spellEnd"/>
      <w:r>
        <w:t xml:space="preserve"> at its generator terminal, but such voltage is incompatible with the operating voltage of the collection system, and thus the practical maximum voltage is 1.1 </w:t>
      </w:r>
      <w:proofErr w:type="spellStart"/>
      <w:r>
        <w:t>Vpu</w:t>
      </w:r>
      <w:proofErr w:type="spellEnd"/>
      <w:r>
        <w:br/>
      </w:r>
    </w:p>
  </w:comment>
  <w:comment w:id="154" w:author="Steve Lay" w:date="2019-03-12T14:14:00Z" w:initials="SL">
    <w:p w14:paraId="1AAFD7EA" w14:textId="77777777" w:rsidR="00B9112A" w:rsidRDefault="00B9112A" w:rsidP="00B9112A">
      <w:pPr>
        <w:pStyle w:val="CommentText"/>
      </w:pPr>
      <w:r>
        <w:rPr>
          <w:rStyle w:val="CommentReference"/>
        </w:rPr>
        <w:annotationRef/>
      </w:r>
      <w:r>
        <w:t xml:space="preserve">please state in what scenarios we will be at 1.1 </w:t>
      </w:r>
      <w:proofErr w:type="spellStart"/>
      <w:r>
        <w:t>Vpu</w:t>
      </w:r>
      <w:proofErr w:type="spellEnd"/>
      <w:r>
        <w:t>.</w:t>
      </w:r>
    </w:p>
  </w:comment>
  <w:comment w:id="155" w:author="Steve Lay" w:date="2019-03-12T14:12:00Z" w:initials="SL">
    <w:p w14:paraId="66FADD62" w14:textId="77777777" w:rsidR="00B9112A" w:rsidRDefault="00B9112A" w:rsidP="00B9112A">
      <w:pPr>
        <w:pStyle w:val="CommentText"/>
      </w:pPr>
      <w:r>
        <w:rPr>
          <w:rStyle w:val="CommentReference"/>
        </w:rPr>
        <w:annotationRef/>
      </w:r>
      <w:r>
        <w:t>confirm</w:t>
      </w:r>
    </w:p>
  </w:comment>
  <w:comment w:id="165" w:author="Steve Lay" w:date="2019-07-05T15:23:00Z" w:initials="SL">
    <w:p w14:paraId="213BF3FE" w14:textId="31049EDA" w:rsidR="00B9112A" w:rsidRDefault="00B9112A">
      <w:pPr>
        <w:pStyle w:val="CommentText"/>
      </w:pPr>
      <w:r>
        <w:rPr>
          <w:rStyle w:val="CommentReference"/>
        </w:rPr>
        <w:annotationRef/>
      </w:r>
      <w:r>
        <w:t>this doesn’t match above</w:t>
      </w:r>
    </w:p>
  </w:comment>
  <w:comment w:id="227" w:author="Steve Lay" w:date="2019-07-05T15:34:00Z" w:initials="SL">
    <w:p w14:paraId="58BA1158" w14:textId="2A91299D" w:rsidR="00D7730B" w:rsidRDefault="00D7730B">
      <w:pPr>
        <w:pStyle w:val="CommentText"/>
      </w:pPr>
      <w:r>
        <w:rPr>
          <w:rStyle w:val="CommentReference"/>
        </w:rPr>
        <w:annotationRef/>
      </w:r>
      <w:r>
        <w:t xml:space="preserve">How is this going to be ensured it is accomplished and checked in the field prior to </w:t>
      </w:r>
      <w:proofErr w:type="spellStart"/>
      <w:r>
        <w:t>engerization</w:t>
      </w:r>
      <w:proofErr w:type="spellEnd"/>
      <w:r>
        <w:t>?</w:t>
      </w:r>
    </w:p>
  </w:comment>
  <w:comment w:id="232" w:author="Steve Lay" w:date="2019-07-05T15:32:00Z" w:initials="SL">
    <w:p w14:paraId="34C4B324" w14:textId="27654473" w:rsidR="00D7730B" w:rsidRDefault="00D7730B">
      <w:pPr>
        <w:pStyle w:val="CommentText"/>
      </w:pPr>
      <w:r>
        <w:rPr>
          <w:rStyle w:val="CommentReference"/>
        </w:rPr>
        <w:annotationRef/>
      </w:r>
      <w:proofErr w:type="spellStart"/>
      <w:r>
        <w:t>rerorder</w:t>
      </w:r>
      <w:proofErr w:type="spellEnd"/>
      <w:r>
        <w:t xml:space="preserve"> so they are in numerical order</w:t>
      </w:r>
    </w:p>
  </w:comment>
  <w:comment w:id="234" w:author="Steve Lay" w:date="2019-07-05T15:32:00Z" w:initials="SL">
    <w:p w14:paraId="6B6F50B2" w14:textId="52E6D5A8" w:rsidR="00D7730B" w:rsidRDefault="00D7730B">
      <w:pPr>
        <w:pStyle w:val="CommentText"/>
      </w:pPr>
      <w:r>
        <w:rPr>
          <w:rStyle w:val="CommentReference"/>
        </w:rPr>
        <w:annotationRef/>
      </w:r>
      <w:r>
        <w:t>can 11-04 be put in this section, so its whole feeder is the same?</w:t>
      </w:r>
      <w:r w:rsidR="007152A6">
        <w:t xml:space="preserve"> Would make it easier for the field team to know and check that this </w:t>
      </w:r>
      <w:proofErr w:type="gramStart"/>
      <w:r w:rsidR="007152A6">
        <w:t>actually gets</w:t>
      </w:r>
      <w:proofErr w:type="gramEnd"/>
      <w:r w:rsidR="007152A6">
        <w:t xml:space="preserve"> implemented.</w:t>
      </w:r>
    </w:p>
  </w:comment>
  <w:comment w:id="255" w:author="Steve Lay" w:date="2019-07-05T15:39:00Z" w:initials="SL">
    <w:p w14:paraId="1F76962B" w14:textId="514B05B9" w:rsidR="005A54FE" w:rsidRDefault="005A54FE">
      <w:pPr>
        <w:pStyle w:val="CommentText"/>
      </w:pPr>
      <w:r>
        <w:rPr>
          <w:rStyle w:val="CommentReference"/>
        </w:rPr>
        <w:annotationRef/>
      </w:r>
      <w:r>
        <w:t>Reword to ensure that it is not suggested there is a requirement to provide the voltage range of .95 to 1.05 – as this is not required. Instead state what can be done.</w:t>
      </w:r>
    </w:p>
  </w:comment>
  <w:comment w:id="274" w:author="Steve Lay" w:date="2019-07-05T15:52:00Z" w:initials="SL">
    <w:p w14:paraId="22098BC1" w14:textId="747DFAB3" w:rsidR="00242019" w:rsidRDefault="00242019">
      <w:pPr>
        <w:pStyle w:val="CommentText"/>
      </w:pPr>
      <w:r>
        <w:rPr>
          <w:rStyle w:val="CommentReference"/>
        </w:rPr>
        <w:annotationRef/>
      </w:r>
      <w:r>
        <w:t xml:space="preserve">How is the reactive power control system going to be designed to ensure the correct operation? </w:t>
      </w:r>
      <w:proofErr w:type="gramStart"/>
      <w:r>
        <w:t>Has</w:t>
      </w:r>
      <w:proofErr w:type="gramEnd"/>
      <w:r>
        <w:t xml:space="preserve"> the limitations been discussed with </w:t>
      </w:r>
      <w:r w:rsidR="00EF28AE">
        <w:t>Scott and other</w:t>
      </w:r>
      <w:r w:rsidR="00D10B45">
        <w:t>s that will be programming this?</w:t>
      </w:r>
    </w:p>
  </w:comment>
  <w:comment w:id="294" w:author="Steve Lay" w:date="2019-07-05T15:54:00Z" w:initials="SL">
    <w:p w14:paraId="5E2173C9" w14:textId="380DE411" w:rsidR="00D10B45" w:rsidRDefault="00D10B45">
      <w:pPr>
        <w:pStyle w:val="CommentText"/>
      </w:pPr>
      <w:r>
        <w:rPr>
          <w:rStyle w:val="CommentReference"/>
        </w:rPr>
        <w:annotationRef/>
      </w:r>
      <w:r>
        <w:t xml:space="preserve">What happens if the voltage drops below this, do we need controls to limit this? Has this been discussed with Andy’s team on how this will </w:t>
      </w:r>
      <w:proofErr w:type="gramStart"/>
      <w:r>
        <w:t>actually happen</w:t>
      </w:r>
      <w:proofErr w:type="gramEnd"/>
      <w:r>
        <w:t>?</w:t>
      </w:r>
    </w:p>
  </w:comment>
  <w:comment w:id="297" w:author="Steve Lay" w:date="2019-07-05T15:55:00Z" w:initials="SL">
    <w:p w14:paraId="07F3214B" w14:textId="141C85A6" w:rsidR="00D10B45" w:rsidRDefault="00D10B45">
      <w:pPr>
        <w:pStyle w:val="CommentText"/>
      </w:pPr>
      <w:r>
        <w:rPr>
          <w:rStyle w:val="CommentReference"/>
        </w:rPr>
        <w:annotationRef/>
      </w:r>
      <w:r>
        <w:t>Define if cap banks are included or just turbines</w:t>
      </w:r>
    </w:p>
  </w:comment>
  <w:comment w:id="300" w:author="Steve Lay" w:date="2019-07-05T15:56:00Z" w:initials="SL">
    <w:p w14:paraId="253FEC6D" w14:textId="2993C631" w:rsidR="00D10B45" w:rsidRDefault="00D10B45">
      <w:pPr>
        <w:pStyle w:val="CommentText"/>
      </w:pPr>
      <w:r>
        <w:rPr>
          <w:rStyle w:val="CommentReference"/>
        </w:rPr>
        <w:annotationRef/>
      </w:r>
      <w:r>
        <w:t xml:space="preserve">Please state somewhere in what cases we will be above 1.05 VPU with the collection system and how many hours per day we will be there.  </w:t>
      </w:r>
    </w:p>
  </w:comment>
  <w:comment w:id="305" w:author="Steve Lay" w:date="2019-07-05T15:58:00Z" w:initials="SL">
    <w:p w14:paraId="252716CD" w14:textId="6F8A1E92" w:rsidR="00D10B45" w:rsidRDefault="00D10B45">
      <w:pPr>
        <w:pStyle w:val="CommentText"/>
      </w:pPr>
      <w:r>
        <w:rPr>
          <w:rStyle w:val="CommentReference"/>
        </w:rPr>
        <w:annotationRef/>
      </w:r>
      <w:r>
        <w:t>B&amp;V requested a column for power factor be added to this table.</w:t>
      </w:r>
    </w:p>
  </w:comment>
  <w:comment w:id="309" w:author="Steve Lay" w:date="2019-07-05T19:43:00Z" w:initials="SL">
    <w:p w14:paraId="06DD58AA" w14:textId="6B5277B7" w:rsidR="005F1805" w:rsidRDefault="005F1805">
      <w:pPr>
        <w:pStyle w:val="CommentText"/>
      </w:pPr>
      <w:r>
        <w:rPr>
          <w:rStyle w:val="CommentReference"/>
        </w:rPr>
        <w:annotationRef/>
      </w:r>
      <w:r>
        <w:t>Is this with cap banks? Or turbine only?</w:t>
      </w:r>
    </w:p>
  </w:comment>
  <w:comment w:id="324" w:author="Steve Lay" w:date="2019-07-05T19:42:00Z" w:initials="SL">
    <w:p w14:paraId="3A2914F4" w14:textId="6A2D090D" w:rsidR="005F1805" w:rsidRDefault="005F1805">
      <w:pPr>
        <w:pStyle w:val="CommentText"/>
      </w:pPr>
      <w:r>
        <w:rPr>
          <w:rStyle w:val="CommentReference"/>
        </w:rPr>
        <w:annotationRef/>
      </w:r>
      <w:proofErr w:type="spellStart"/>
      <w:r>
        <w:t>MVAr</w:t>
      </w:r>
      <w:proofErr w:type="spellEnd"/>
    </w:p>
  </w:comment>
  <w:comment w:id="325" w:author="Steve Lay" w:date="2019-07-05T19:42:00Z" w:initials="SL">
    <w:p w14:paraId="5CC12B1C" w14:textId="0D0C7187" w:rsidR="005F1805" w:rsidRDefault="005F1805">
      <w:pPr>
        <w:pStyle w:val="CommentText"/>
      </w:pPr>
      <w:r>
        <w:rPr>
          <w:rStyle w:val="CommentReference"/>
        </w:rPr>
        <w:annotationRef/>
      </w:r>
      <w:proofErr w:type="spellStart"/>
      <w:r>
        <w:t>MVAr</w:t>
      </w:r>
      <w:proofErr w:type="spellEnd"/>
    </w:p>
  </w:comment>
  <w:comment w:id="328" w:author="Steve Lay" w:date="2019-07-05T19:43:00Z" w:initials="SL">
    <w:p w14:paraId="55C78930" w14:textId="087E07A3" w:rsidR="005F1805" w:rsidRDefault="005F1805">
      <w:pPr>
        <w:pStyle w:val="CommentText"/>
      </w:pPr>
      <w:r>
        <w:rPr>
          <w:rStyle w:val="CommentReference"/>
        </w:rPr>
        <w:annotationRef/>
      </w:r>
      <w:proofErr w:type="spellStart"/>
      <w:r>
        <w:t>MVAr</w:t>
      </w:r>
      <w:proofErr w:type="spellEnd"/>
    </w:p>
  </w:comment>
  <w:comment w:id="329" w:author="Steve Lay" w:date="2019-07-05T19:44:00Z" w:initials="SL">
    <w:p w14:paraId="65F7AD1D" w14:textId="6C3307AA" w:rsidR="005F1805" w:rsidRDefault="005F1805">
      <w:pPr>
        <w:pStyle w:val="CommentText"/>
      </w:pPr>
      <w:r>
        <w:rPr>
          <w:rStyle w:val="CommentReference"/>
        </w:rPr>
        <w:annotationRef/>
      </w:r>
      <w:proofErr w:type="spellStart"/>
      <w:r>
        <w:t>MVAr</w:t>
      </w:r>
      <w:proofErr w:type="spellEnd"/>
    </w:p>
  </w:comment>
  <w:comment w:id="332" w:author="Steve Lay" w:date="2019-07-05T19:44:00Z" w:initials="SL">
    <w:p w14:paraId="7CB9FC44" w14:textId="2A05C1A7" w:rsidR="005F1805" w:rsidRDefault="005F1805">
      <w:pPr>
        <w:pStyle w:val="CommentText"/>
      </w:pPr>
      <w:r>
        <w:rPr>
          <w:rStyle w:val="CommentReference"/>
        </w:rPr>
        <w:annotationRef/>
      </w:r>
      <w:r>
        <w:t>Table 1?</w:t>
      </w:r>
    </w:p>
  </w:comment>
  <w:comment w:id="345" w:author="Steve Lay" w:date="2019-07-05T19:51:00Z" w:initials="SL">
    <w:p w14:paraId="56DC3EEF" w14:textId="5F042798" w:rsidR="004954F2" w:rsidRDefault="004954F2">
      <w:pPr>
        <w:pStyle w:val="CommentText"/>
      </w:pPr>
      <w:r>
        <w:rPr>
          <w:rStyle w:val="CommentReference"/>
        </w:rPr>
        <w:annotationRef/>
      </w:r>
      <w:r>
        <w:t>Add a source, T-line submittal package x.</w:t>
      </w:r>
    </w:p>
  </w:comment>
  <w:comment w:id="352" w:author="Steve Lay" w:date="2019-07-05T19:54:00Z" w:initials="SL">
    <w:p w14:paraId="3D6FE4EF" w14:textId="53F33BF2" w:rsidR="004954F2" w:rsidRDefault="004954F2">
      <w:pPr>
        <w:pStyle w:val="CommentText"/>
      </w:pPr>
      <w:r>
        <w:rPr>
          <w:rStyle w:val="CommentReference"/>
        </w:rPr>
        <w:annotationRef/>
      </w:r>
      <w:r>
        <w:t>The 20C data was requested, was that used within this study? Should it be?</w:t>
      </w:r>
    </w:p>
  </w:comment>
  <w:comment w:id="360" w:author="Michael Ebert" w:date="2019-06-27T12:26:00Z" w:initials="ME">
    <w:p w14:paraId="08621FF3" w14:textId="2D508F58" w:rsidR="00B9112A" w:rsidRDefault="00B9112A">
      <w:pPr>
        <w:pStyle w:val="CommentText"/>
      </w:pPr>
      <w:r>
        <w:rPr>
          <w:rStyle w:val="CommentReference"/>
        </w:rPr>
        <w:annotationRef/>
      </w:r>
      <w:r>
        <w:t xml:space="preserve">Where is exhibit N coming in?  We need a </w:t>
      </w:r>
      <w:proofErr w:type="gramStart"/>
      <w:r>
        <w:t>more clear</w:t>
      </w:r>
      <w:proofErr w:type="gramEnd"/>
      <w:r>
        <w:t xml:space="preserve"> reference.</w:t>
      </w:r>
    </w:p>
  </w:comment>
  <w:comment w:id="361" w:author="Curtis Roe" w:date="2019-06-27T20:37:00Z" w:initials="CR">
    <w:p w14:paraId="2B0719EA" w14:textId="4B55C901" w:rsidR="00B9112A" w:rsidRDefault="00B9112A">
      <w:pPr>
        <w:pStyle w:val="CommentText"/>
      </w:pPr>
      <w:r>
        <w:rPr>
          <w:rStyle w:val="CommentReference"/>
        </w:rPr>
        <w:annotationRef/>
      </w:r>
      <w:r>
        <w:t>I am not sure what this is referring to?  Ahmad??</w:t>
      </w:r>
    </w:p>
  </w:comment>
  <w:comment w:id="362" w:author="Steve Lay" w:date="2019-07-05T19:55:00Z" w:initials="SL">
    <w:p w14:paraId="354F99A4" w14:textId="7AC2BFA5" w:rsidR="004954F2" w:rsidRDefault="004954F2">
      <w:pPr>
        <w:pStyle w:val="CommentText"/>
      </w:pPr>
      <w:r>
        <w:rPr>
          <w:rStyle w:val="CommentReference"/>
        </w:rPr>
        <w:annotationRef/>
      </w:r>
      <w:r>
        <w:t xml:space="preserve">Exhibit N is the exhibit within the contract between Mortenson and </w:t>
      </w:r>
      <w:proofErr w:type="spellStart"/>
      <w:r>
        <w:t>Pacifiicorp</w:t>
      </w:r>
      <w:proofErr w:type="spellEnd"/>
      <w:r>
        <w:t xml:space="preserve"> that has the transformer assumptions. However we have now received the MPT </w:t>
      </w:r>
      <w:proofErr w:type="gramStart"/>
      <w:r>
        <w:t>drawings  that</w:t>
      </w:r>
      <w:proofErr w:type="gramEnd"/>
      <w:r>
        <w:t xml:space="preserve"> show a slightly lower impedance. Should this be discussed or leave as is?</w:t>
      </w:r>
    </w:p>
  </w:comment>
  <w:comment w:id="369" w:author="Steve Lay" w:date="2019-07-05T20:06:00Z" w:initials="SL">
    <w:p w14:paraId="43CC0D4B" w14:textId="28068260" w:rsidR="007152A6" w:rsidRDefault="007152A6">
      <w:pPr>
        <w:pStyle w:val="CommentText"/>
      </w:pPr>
      <w:r>
        <w:rPr>
          <w:rStyle w:val="CommentReference"/>
        </w:rPr>
        <w:annotationRef/>
      </w:r>
      <w:r>
        <w:t>The PSSE model numbering system in the attachment provided does not match the collection system tables above or the latest design. This needs to be updated prior to submission.</w:t>
      </w:r>
    </w:p>
  </w:comment>
  <w:comment w:id="370" w:author="Steve Lay" w:date="2019-07-05T20:02:00Z" w:initials="SL">
    <w:p w14:paraId="7C9F7940" w14:textId="2E0653DD" w:rsidR="007152A6" w:rsidRDefault="007152A6">
      <w:pPr>
        <w:pStyle w:val="CommentText"/>
      </w:pPr>
      <w:r>
        <w:rPr>
          <w:rStyle w:val="CommentReference"/>
        </w:rPr>
        <w:annotationRef/>
      </w:r>
      <w:r>
        <w:t>Turbine reactive power curves shall be added as appendix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7DAF66" w15:done="0"/>
  <w15:commentEx w15:paraId="7E4D52D2" w15:done="0"/>
  <w15:commentEx w15:paraId="4FC3C81C" w15:done="0"/>
  <w15:commentEx w15:paraId="39B77437" w15:done="0"/>
  <w15:commentEx w15:paraId="0B74AFFF" w15:paraIdParent="39B77437" w15:done="0"/>
  <w15:commentEx w15:paraId="44800A17" w15:done="0"/>
  <w15:commentEx w15:paraId="3F4DD4D1" w15:paraIdParent="44800A17" w15:done="0"/>
  <w15:commentEx w15:paraId="1DE7F40C" w15:paraIdParent="44800A17" w15:done="0"/>
  <w15:commentEx w15:paraId="1B41C75B" w15:done="0"/>
  <w15:commentEx w15:paraId="470339D0" w15:done="0"/>
  <w15:commentEx w15:paraId="06D57FDA" w15:done="0"/>
  <w15:commentEx w15:paraId="6E72F8D0" w15:done="0"/>
  <w15:commentEx w15:paraId="63BE7919" w15:done="0"/>
  <w15:commentEx w15:paraId="1AAFD7EA" w15:done="0"/>
  <w15:commentEx w15:paraId="66FADD62" w15:done="0"/>
  <w15:commentEx w15:paraId="213BF3FE" w15:done="0"/>
  <w15:commentEx w15:paraId="58BA1158" w15:done="0"/>
  <w15:commentEx w15:paraId="34C4B324" w15:done="0"/>
  <w15:commentEx w15:paraId="6B6F50B2" w15:done="0"/>
  <w15:commentEx w15:paraId="1F76962B" w15:done="0"/>
  <w15:commentEx w15:paraId="22098BC1" w15:done="0"/>
  <w15:commentEx w15:paraId="5E2173C9" w15:done="0"/>
  <w15:commentEx w15:paraId="07F3214B" w15:done="0"/>
  <w15:commentEx w15:paraId="253FEC6D" w15:done="0"/>
  <w15:commentEx w15:paraId="252716CD" w15:done="0"/>
  <w15:commentEx w15:paraId="06DD58AA" w15:done="0"/>
  <w15:commentEx w15:paraId="3A2914F4" w15:done="0"/>
  <w15:commentEx w15:paraId="5CC12B1C" w15:done="0"/>
  <w15:commentEx w15:paraId="55C78930" w15:done="0"/>
  <w15:commentEx w15:paraId="65F7AD1D" w15:done="0"/>
  <w15:commentEx w15:paraId="7CB9FC44" w15:done="0"/>
  <w15:commentEx w15:paraId="56DC3EEF" w15:done="0"/>
  <w15:commentEx w15:paraId="3D6FE4EF" w15:done="0"/>
  <w15:commentEx w15:paraId="08621FF3" w15:done="0"/>
  <w15:commentEx w15:paraId="2B0719EA" w15:paraIdParent="08621FF3" w15:done="0"/>
  <w15:commentEx w15:paraId="354F99A4" w15:paraIdParent="08621FF3" w15:done="0"/>
  <w15:commentEx w15:paraId="43CC0D4B" w15:done="0"/>
  <w15:commentEx w15:paraId="7C9F79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7DAF66" w16cid:durableId="20C7082C"/>
  <w16cid:commentId w16cid:paraId="4FC3C81C" w16cid:durableId="20C709F1"/>
  <w16cid:commentId w16cid:paraId="39B77437" w16cid:durableId="20BDA34D"/>
  <w16cid:commentId w16cid:paraId="0B74AFFF" w16cid:durableId="20BFA4B7"/>
  <w16cid:commentId w16cid:paraId="44800A17" w16cid:durableId="20BEF3A2"/>
  <w16cid:commentId w16cid:paraId="3F4DD4D1" w16cid:durableId="20BFA510"/>
  <w16cid:commentId w16cid:paraId="1DE7F40C" w16cid:durableId="20C70ACB"/>
  <w16cid:commentId w16cid:paraId="1B41C75B" w16cid:durableId="20C70A93"/>
  <w16cid:commentId w16cid:paraId="470339D0" w16cid:durableId="20C70B5E"/>
  <w16cid:commentId w16cid:paraId="06D57FDA" w16cid:durableId="20C70D03"/>
  <w16cid:commentId w16cid:paraId="6E72F8D0" w16cid:durableId="20C70D37"/>
  <w16cid:commentId w16cid:paraId="63BE7919" w16cid:durableId="20C70DB6"/>
  <w16cid:commentId w16cid:paraId="1AAFD7EA" w16cid:durableId="20C9E969"/>
  <w16cid:commentId w16cid:paraId="66FADD62" w16cid:durableId="20C9E96A"/>
  <w16cid:commentId w16cid:paraId="213BF3FE" w16cid:durableId="20C9E9E7"/>
  <w16cid:commentId w16cid:paraId="58BA1158" w16cid:durableId="20C9EC6A"/>
  <w16cid:commentId w16cid:paraId="34C4B324" w16cid:durableId="20C9EC23"/>
  <w16cid:commentId w16cid:paraId="6B6F50B2" w16cid:durableId="20C9EBF7"/>
  <w16cid:commentId w16cid:paraId="1F76962B" w16cid:durableId="20C9EDAD"/>
  <w16cid:commentId w16cid:paraId="22098BC1" w16cid:durableId="20C9F0B5"/>
  <w16cid:commentId w16cid:paraId="5E2173C9" w16cid:durableId="20C9F13E"/>
  <w16cid:commentId w16cid:paraId="07F3214B" w16cid:durableId="20C9F176"/>
  <w16cid:commentId w16cid:paraId="253FEC6D" w16cid:durableId="20C9F194"/>
  <w16cid:commentId w16cid:paraId="252716CD" w16cid:durableId="20C9F23A"/>
  <w16cid:commentId w16cid:paraId="06DD58AA" w16cid:durableId="20CA26DC"/>
  <w16cid:commentId w16cid:paraId="3A2914F4" w16cid:durableId="20CA268D"/>
  <w16cid:commentId w16cid:paraId="5CC12B1C" w16cid:durableId="20CA2696"/>
  <w16cid:commentId w16cid:paraId="55C78930" w16cid:durableId="20CA26FA"/>
  <w16cid:commentId w16cid:paraId="65F7AD1D" w16cid:durableId="20CA270A"/>
  <w16cid:commentId w16cid:paraId="7CB9FC44" w16cid:durableId="20CA2729"/>
  <w16cid:commentId w16cid:paraId="56DC3EEF" w16cid:durableId="20CA28DD"/>
  <w16cid:commentId w16cid:paraId="3D6FE4EF" w16cid:durableId="20CA295F"/>
  <w16cid:commentId w16cid:paraId="08621FF3" w16cid:durableId="20BF3463"/>
  <w16cid:commentId w16cid:paraId="2B0719EA" w16cid:durableId="20BFA797"/>
  <w16cid:commentId w16cid:paraId="354F99A4" w16cid:durableId="20CA29B8"/>
  <w16cid:commentId w16cid:paraId="43CC0D4B" w16cid:durableId="20CA2C2E"/>
  <w16cid:commentId w16cid:paraId="7C9F7940" w16cid:durableId="20CA2B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23332B" w14:textId="77777777" w:rsidR="00B9112A" w:rsidRDefault="00B9112A" w:rsidP="00E61164">
      <w:r>
        <w:separator/>
      </w:r>
    </w:p>
    <w:p w14:paraId="486EB995" w14:textId="77777777" w:rsidR="00B9112A" w:rsidRDefault="00B9112A"/>
    <w:p w14:paraId="5AD27579" w14:textId="77777777" w:rsidR="00B9112A" w:rsidRDefault="00B9112A" w:rsidP="00A266C7"/>
  </w:endnote>
  <w:endnote w:type="continuationSeparator" w:id="0">
    <w:p w14:paraId="0D0D8497" w14:textId="77777777" w:rsidR="00B9112A" w:rsidRDefault="00B9112A" w:rsidP="00E61164">
      <w:r>
        <w:continuationSeparator/>
      </w:r>
    </w:p>
    <w:p w14:paraId="5AA44C87" w14:textId="77777777" w:rsidR="00B9112A" w:rsidRDefault="00B9112A"/>
    <w:p w14:paraId="6C18AF4E" w14:textId="77777777" w:rsidR="00B9112A" w:rsidRDefault="00B9112A" w:rsidP="00A266C7"/>
  </w:endnote>
  <w:endnote w:type="continuationNotice" w:id="1">
    <w:p w14:paraId="46A598B1" w14:textId="77777777" w:rsidR="00B9112A" w:rsidRDefault="00B911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7B74E" w14:textId="77777777" w:rsidR="00B9112A" w:rsidRDefault="00B9112A" w:rsidP="00C72A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3FCCD4" w14:textId="77777777" w:rsidR="00B9112A" w:rsidRDefault="00B9112A" w:rsidP="00C72A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2822017"/>
      <w:docPartObj>
        <w:docPartGallery w:val="Page Numbers (Bottom of Page)"/>
        <w:docPartUnique/>
      </w:docPartObj>
    </w:sdtPr>
    <w:sdtContent>
      <w:sdt>
        <w:sdtPr>
          <w:id w:val="-1769616900"/>
          <w:docPartObj>
            <w:docPartGallery w:val="Page Numbers (Top of Page)"/>
            <w:docPartUnique/>
          </w:docPartObj>
        </w:sdtPr>
        <w:sdtContent>
          <w:p w14:paraId="717194B9" w14:textId="77777777" w:rsidR="00B9112A" w:rsidRDefault="00B9112A" w:rsidP="00CF03B0">
            <w:pPr>
              <w:jc w:val="center"/>
            </w:pPr>
            <w:r>
              <w:rPr>
                <w:rFonts w:ascii="Arial" w:hAnsi="Arial" w:cs="Arial"/>
                <w:i/>
              </w:rPr>
              <w:t xml:space="preserve">116194-RS-212.01 </w:t>
            </w:r>
            <w:r w:rsidRPr="00652BED">
              <w:t xml:space="preserve">(For Internal </w:t>
            </w:r>
            <w:r>
              <w:t>and External Use</w:t>
            </w:r>
            <w:r w:rsidRPr="00652BED">
              <w:t>)</w:t>
            </w:r>
          </w:p>
          <w:p w14:paraId="2F1BB137" w14:textId="66C5764A" w:rsidR="00B9112A" w:rsidRPr="00BD358F" w:rsidRDefault="00B9112A" w:rsidP="00CF03B0">
            <w:pPr>
              <w:pStyle w:val="Footer"/>
              <w:tabs>
                <w:tab w:val="clear" w:pos="4320"/>
              </w:tabs>
              <w:ind w:right="360"/>
              <w:rPr>
                <w:rFonts w:ascii="Arial" w:hAnsi="Arial" w:cs="Arial"/>
                <w:i/>
              </w:rPr>
            </w:pPr>
            <w:r>
              <w:rPr>
                <w:rFonts w:ascii="Arial" w:hAnsi="Arial" w:cs="Arial"/>
                <w:i/>
              </w:rPr>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84760" w14:textId="77FD5E25" w:rsidR="00B9112A" w:rsidRDefault="00B9112A" w:rsidP="00A50C58">
    <w:pPr>
      <w:jc w:val="center"/>
    </w:pPr>
    <w:r>
      <w:rPr>
        <w:rFonts w:ascii="Arial" w:hAnsi="Arial" w:cs="Arial"/>
        <w:i/>
      </w:rPr>
      <w:t xml:space="preserve">116194-RS-212.01 </w:t>
    </w:r>
    <w:r w:rsidRPr="00652BED">
      <w:t xml:space="preserve">(For Internal </w:t>
    </w:r>
    <w:r>
      <w:t>and External Use</w:t>
    </w:r>
    <w:r w:rsidRPr="00652BED">
      <w:t>)</w:t>
    </w:r>
  </w:p>
  <w:p w14:paraId="55977001" w14:textId="6611AD8E" w:rsidR="00B9112A" w:rsidRPr="00CF03B0" w:rsidRDefault="00B9112A" w:rsidP="00CF03B0">
    <w:pPr>
      <w:pStyle w:val="Footer"/>
      <w:tabs>
        <w:tab w:val="clear" w:pos="4320"/>
      </w:tabs>
      <w:ind w:right="360"/>
      <w:rPr>
        <w:rFonts w:ascii="Arial" w:hAnsi="Arial" w:cs="Arial"/>
        <w:i/>
      </w:rPr>
    </w:pPr>
    <w:r>
      <w:rPr>
        <w:rFonts w:ascii="Arial" w:hAnsi="Arial" w:cs="Arial"/>
        <w:i/>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400347"/>
      <w:docPartObj>
        <w:docPartGallery w:val="Page Numbers (Bottom of Page)"/>
        <w:docPartUnique/>
      </w:docPartObj>
    </w:sdtPr>
    <w:sdtContent>
      <w:sdt>
        <w:sdtPr>
          <w:id w:val="1885056440"/>
          <w:docPartObj>
            <w:docPartGallery w:val="Page Numbers (Top of Page)"/>
            <w:docPartUnique/>
          </w:docPartObj>
        </w:sdtPr>
        <w:sdtContent>
          <w:p w14:paraId="3BEC7CD8" w14:textId="4DF209FB" w:rsidR="00B9112A" w:rsidRPr="00CF03B0" w:rsidRDefault="00B9112A" w:rsidP="00CF03B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16</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7C1528" w14:textId="77777777" w:rsidR="00B9112A" w:rsidRDefault="00B9112A" w:rsidP="00A266C7">
      <w:r>
        <w:separator/>
      </w:r>
    </w:p>
  </w:footnote>
  <w:footnote w:type="continuationSeparator" w:id="0">
    <w:p w14:paraId="608A35E1" w14:textId="77777777" w:rsidR="00B9112A" w:rsidRDefault="00B9112A" w:rsidP="00E61164">
      <w:r>
        <w:continuationSeparator/>
      </w:r>
    </w:p>
    <w:p w14:paraId="3141E1D4" w14:textId="77777777" w:rsidR="00B9112A" w:rsidRDefault="00B9112A"/>
    <w:p w14:paraId="47813F28" w14:textId="77777777" w:rsidR="00B9112A" w:rsidRDefault="00B9112A" w:rsidP="00A266C7"/>
  </w:footnote>
  <w:footnote w:type="continuationNotice" w:id="1">
    <w:p w14:paraId="4F42EEB3" w14:textId="77777777" w:rsidR="00B9112A" w:rsidRDefault="00B9112A"/>
  </w:footnote>
  <w:footnote w:id="2">
    <w:p w14:paraId="31FE4A6D" w14:textId="07C8ACEC" w:rsidR="00B9112A" w:rsidRPr="00EA1C3F" w:rsidRDefault="00B9112A" w:rsidP="00151CEA">
      <w:pPr>
        <w:pStyle w:val="ParagraphBody"/>
        <w:spacing w:after="0"/>
      </w:pPr>
      <w:r>
        <w:rPr>
          <w:rStyle w:val="FootnoteReference"/>
        </w:rPr>
        <w:footnoteRef/>
      </w:r>
      <w:r>
        <w:t xml:space="preserve"> </w:t>
      </w:r>
      <w:r w:rsidRPr="00F3613B">
        <w:rPr>
          <w:sz w:val="18"/>
          <w:szCs w:val="18"/>
        </w:rPr>
        <w:t xml:space="preserve">In this report, leading power factor means the project is </w:t>
      </w:r>
      <w:r>
        <w:rPr>
          <w:sz w:val="18"/>
          <w:szCs w:val="18"/>
        </w:rPr>
        <w:t>absorbing</w:t>
      </w:r>
      <w:r w:rsidRPr="00F3613B">
        <w:rPr>
          <w:sz w:val="18"/>
          <w:szCs w:val="18"/>
        </w:rPr>
        <w:t xml:space="preserve"> reactive power</w:t>
      </w:r>
      <w:r>
        <w:rPr>
          <w:sz w:val="18"/>
          <w:szCs w:val="18"/>
        </w:rPr>
        <w:t>,</w:t>
      </w:r>
      <w:r w:rsidRPr="00F3613B">
        <w:rPr>
          <w:sz w:val="18"/>
          <w:szCs w:val="18"/>
        </w:rPr>
        <w:t xml:space="preserve"> while lagging power factor means </w:t>
      </w:r>
      <w:ins w:id="53" w:author="Michael Ebert" w:date="2019-06-27T07:51:00Z">
        <w:r>
          <w:rPr>
            <w:sz w:val="18"/>
            <w:szCs w:val="18"/>
          </w:rPr>
          <w:t>delivering reactive power</w:t>
        </w:r>
      </w:ins>
      <w:del w:id="54" w:author="Michael Ebert" w:date="2019-06-27T07:51:00Z">
        <w:r w:rsidRPr="00F3613B" w:rsidDel="00D824DC">
          <w:rPr>
            <w:sz w:val="18"/>
            <w:szCs w:val="18"/>
          </w:rPr>
          <w:delText>the opposite</w:delText>
        </w:r>
      </w:del>
      <w:r w:rsidRPr="00F3613B">
        <w:rPr>
          <w:sz w:val="18"/>
          <w:szCs w:val="18"/>
        </w:rPr>
        <w:t>.</w:t>
      </w:r>
    </w:p>
  </w:footnote>
  <w:footnote w:id="3">
    <w:p w14:paraId="0379FD5C" w14:textId="52B9F3C5" w:rsidR="00B9112A" w:rsidRPr="004C6E17" w:rsidRDefault="00B9112A" w:rsidP="00CE1B1D">
      <w:pPr>
        <w:pStyle w:val="ParagraphBody"/>
      </w:pPr>
      <w:r>
        <w:rPr>
          <w:rStyle w:val="FootnoteReference"/>
        </w:rPr>
        <w:footnoteRef/>
      </w:r>
      <w:r>
        <w:t xml:space="preserve"> </w:t>
      </w:r>
      <w:ins w:id="64" w:author="Michael Ebert" w:date="2019-06-27T07:53:00Z">
        <w:r>
          <w:t>“</w:t>
        </w:r>
      </w:ins>
      <w:r>
        <w:rPr>
          <w:sz w:val="18"/>
          <w:szCs w:val="18"/>
        </w:rPr>
        <w:t>DETCs</w:t>
      </w:r>
      <w:ins w:id="65" w:author="Michael Ebert" w:date="2019-06-27T07:53:00Z">
        <w:r>
          <w:rPr>
            <w:sz w:val="18"/>
            <w:szCs w:val="18"/>
          </w:rPr>
          <w:t>”</w:t>
        </w:r>
      </w:ins>
      <w:r>
        <w:rPr>
          <w:sz w:val="18"/>
          <w:szCs w:val="18"/>
        </w:rPr>
        <w:t xml:space="preserve"> is used </w:t>
      </w:r>
      <w:ins w:id="66" w:author="Michael Ebert" w:date="2019-06-27T07:54:00Z">
        <w:r>
          <w:rPr>
            <w:sz w:val="18"/>
            <w:szCs w:val="18"/>
          </w:rPr>
          <w:t>as</w:t>
        </w:r>
      </w:ins>
      <w:del w:id="67" w:author="Michael Ebert" w:date="2019-06-27T07:54:00Z">
        <w:r w:rsidDel="00F06B13">
          <w:rPr>
            <w:sz w:val="18"/>
            <w:szCs w:val="18"/>
          </w:rPr>
          <w:delText>to</w:delText>
        </w:r>
      </w:del>
      <w:r>
        <w:rPr>
          <w:sz w:val="18"/>
          <w:szCs w:val="18"/>
        </w:rPr>
        <w:t xml:space="preserve"> mean</w:t>
      </w:r>
      <w:ins w:id="68" w:author="Michael Ebert" w:date="2019-06-27T07:54:00Z">
        <w:r>
          <w:rPr>
            <w:sz w:val="18"/>
            <w:szCs w:val="18"/>
          </w:rPr>
          <w:t>ing</w:t>
        </w:r>
      </w:ins>
      <w:r>
        <w:rPr>
          <w:sz w:val="18"/>
          <w:szCs w:val="18"/>
        </w:rPr>
        <w:t xml:space="preserve"> the </w:t>
      </w:r>
      <w:del w:id="69" w:author="Michael Ebert" w:date="2019-06-27T07:54:00Z">
        <w:r w:rsidDel="00F06B13">
          <w:rPr>
            <w:sz w:val="18"/>
            <w:szCs w:val="18"/>
          </w:rPr>
          <w:delText>DETCs</w:delText>
        </w:r>
      </w:del>
      <w:ins w:id="70" w:author="Michael Ebert" w:date="2019-06-27T07:54:00Z">
        <w:r>
          <w:rPr>
            <w:sz w:val="18"/>
            <w:szCs w:val="18"/>
          </w:rPr>
          <w:t>De-energized Tap Changers</w:t>
        </w:r>
      </w:ins>
      <w:r>
        <w:rPr>
          <w:sz w:val="18"/>
          <w:szCs w:val="18"/>
        </w:rPr>
        <w:t xml:space="preserve"> of all MPTs and the turbine transformers</w:t>
      </w:r>
      <w:ins w:id="71" w:author="Michael Ebert" w:date="2019-06-27T07:54:00Z">
        <w:r>
          <w:rPr>
            <w:sz w:val="18"/>
            <w:szCs w:val="18"/>
          </w:rPr>
          <w:t xml:space="preserve"> on the project.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14390"/>
    <w:multiLevelType w:val="hybridMultilevel"/>
    <w:tmpl w:val="1A94E7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F4BA8"/>
    <w:multiLevelType w:val="hybridMultilevel"/>
    <w:tmpl w:val="3E6E50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C140F"/>
    <w:multiLevelType w:val="multilevel"/>
    <w:tmpl w:val="CEE829CC"/>
    <w:lvl w:ilvl="0">
      <w:start w:val="1"/>
      <w:numFmt w:val="decimal"/>
      <w:lvlText w:val="%1."/>
      <w:lvlJc w:val="left"/>
      <w:pPr>
        <w:ind w:left="720" w:hanging="360"/>
      </w:pPr>
      <w:rPr>
        <w:rFonts w:hint="default"/>
      </w:rPr>
    </w:lvl>
    <w:lvl w:ilvl="1">
      <w:start w:val="1"/>
      <w:numFmt w:val="decimal"/>
      <w:lvlRestart w:val="0"/>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E480E0C"/>
    <w:multiLevelType w:val="hybridMultilevel"/>
    <w:tmpl w:val="0E10F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F16A4"/>
    <w:multiLevelType w:val="multilevel"/>
    <w:tmpl w:val="A51CC59E"/>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o"/>
      <w:lvlJc w:val="left"/>
      <w:pPr>
        <w:tabs>
          <w:tab w:val="num" w:pos="2160"/>
        </w:tabs>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B75CE7"/>
    <w:multiLevelType w:val="hybridMultilevel"/>
    <w:tmpl w:val="7BF86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3640"/>
    <w:multiLevelType w:val="hybridMultilevel"/>
    <w:tmpl w:val="001A294E"/>
    <w:lvl w:ilvl="0" w:tplc="04090015">
      <w:start w:val="1"/>
      <w:numFmt w:val="upp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674F11"/>
    <w:multiLevelType w:val="hybridMultilevel"/>
    <w:tmpl w:val="1C72B4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96417C"/>
    <w:multiLevelType w:val="hybridMultilevel"/>
    <w:tmpl w:val="E7D8E85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27A51B3B"/>
    <w:multiLevelType w:val="hybridMultilevel"/>
    <w:tmpl w:val="C31C7C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773F5"/>
    <w:multiLevelType w:val="hybridMultilevel"/>
    <w:tmpl w:val="AFBC6E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FC0C85"/>
    <w:multiLevelType w:val="hybridMultilevel"/>
    <w:tmpl w:val="E9389F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9D17C3"/>
    <w:multiLevelType w:val="hybridMultilevel"/>
    <w:tmpl w:val="B7F26C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F4F1DB9"/>
    <w:multiLevelType w:val="hybridMultilevel"/>
    <w:tmpl w:val="94424A58"/>
    <w:lvl w:ilvl="0" w:tplc="C6125C2A">
      <w:start w:val="1"/>
      <w:numFmt w:val="decimal"/>
      <w:lvlText w:val="%1."/>
      <w:lvlJc w:val="left"/>
      <w:pPr>
        <w:tabs>
          <w:tab w:val="num" w:pos="720"/>
        </w:tabs>
        <w:ind w:left="720" w:hanging="720"/>
      </w:pPr>
      <w:rPr>
        <w:rFonts w:ascii="Arial" w:eastAsia="Times New Roman" w:hAnsi="Arial" w:cs="Arial"/>
      </w:rPr>
    </w:lvl>
    <w:lvl w:ilvl="1" w:tplc="04090019">
      <w:start w:val="1"/>
      <w:numFmt w:val="lowerLetter"/>
      <w:lvlText w:val="%2."/>
      <w:lvlJc w:val="left"/>
      <w:pPr>
        <w:tabs>
          <w:tab w:val="num" w:pos="1440"/>
        </w:tabs>
        <w:ind w:left="1440" w:hanging="360"/>
      </w:pPr>
      <w:rPr>
        <w:rFonts w:hint="default"/>
      </w:r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2FA039B8"/>
    <w:multiLevelType w:val="hybridMultilevel"/>
    <w:tmpl w:val="1CFEC55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4531EB4"/>
    <w:multiLevelType w:val="hybridMultilevel"/>
    <w:tmpl w:val="27FA10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7523B2"/>
    <w:multiLevelType w:val="hybridMultilevel"/>
    <w:tmpl w:val="48C294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9001F5"/>
    <w:multiLevelType w:val="hybridMultilevel"/>
    <w:tmpl w:val="9BF0B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A40235"/>
    <w:multiLevelType w:val="multilevel"/>
    <w:tmpl w:val="7CA899FA"/>
    <w:styleLink w:val="List1"/>
    <w:lvl w:ilvl="0">
      <w:start w:val="1"/>
      <w:numFmt w:val="bullet"/>
      <w:pStyle w:val="Level1"/>
      <w:lvlText w:val=""/>
      <w:lvlJc w:val="left"/>
      <w:pPr>
        <w:tabs>
          <w:tab w:val="num" w:pos="216"/>
        </w:tabs>
        <w:ind w:left="216" w:hanging="216"/>
      </w:pPr>
      <w:rPr>
        <w:rFonts w:ascii="Symbol" w:hAnsi="Symbol" w:hint="default"/>
      </w:rPr>
    </w:lvl>
    <w:lvl w:ilvl="1">
      <w:start w:val="1"/>
      <w:numFmt w:val="bullet"/>
      <w:pStyle w:val="Level2"/>
      <w:lvlText w:val="o"/>
      <w:lvlJc w:val="left"/>
      <w:pPr>
        <w:tabs>
          <w:tab w:val="num" w:pos="1440"/>
        </w:tabs>
        <w:ind w:left="1440" w:hanging="360"/>
      </w:pPr>
      <w:rPr>
        <w:rFonts w:ascii="Courier New" w:hAnsi="Courier New" w:cs="Times New Roman" w:hint="default"/>
      </w:rPr>
    </w:lvl>
    <w:lvl w:ilvl="2">
      <w:start w:val="1"/>
      <w:numFmt w:val="bullet"/>
      <w:pStyle w:val="Level3"/>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3F4BC7"/>
    <w:multiLevelType w:val="hybridMultilevel"/>
    <w:tmpl w:val="B892665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8ED62A2"/>
    <w:multiLevelType w:val="hybridMultilevel"/>
    <w:tmpl w:val="81F4E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39224C"/>
    <w:multiLevelType w:val="hybridMultilevel"/>
    <w:tmpl w:val="C9CEA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597FAD"/>
    <w:multiLevelType w:val="multilevel"/>
    <w:tmpl w:val="FF2CD4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0365EF"/>
    <w:multiLevelType w:val="hybridMultilevel"/>
    <w:tmpl w:val="80827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1A3F22"/>
    <w:multiLevelType w:val="hybridMultilevel"/>
    <w:tmpl w:val="9454CA3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5" w15:restartNumberingAfterBreak="0">
    <w:nsid w:val="58E76698"/>
    <w:multiLevelType w:val="multilevel"/>
    <w:tmpl w:val="D7709C3A"/>
    <w:lvl w:ilvl="0">
      <w:start w:val="1"/>
      <w:numFmt w:val="decimal"/>
      <w:pStyle w:val="Heading1"/>
      <w:suff w:val="space"/>
      <w:lvlText w:val="%1."/>
      <w:lvlJc w:val="left"/>
      <w:pPr>
        <w:ind w:left="720" w:hanging="720"/>
      </w:pPr>
      <w:rPr>
        <w:rFonts w:hint="default"/>
      </w:rPr>
    </w:lvl>
    <w:lvl w:ilvl="1">
      <w:start w:val="1"/>
      <w:numFmt w:val="decimal"/>
      <w:pStyle w:val="Heading2"/>
      <w:suff w:val="space"/>
      <w:lvlText w:val="%1.%2."/>
      <w:lvlJc w:val="left"/>
      <w:pPr>
        <w:ind w:left="432" w:hanging="144"/>
      </w:pPr>
      <w:rPr>
        <w:rFonts w:hint="default"/>
      </w:rPr>
    </w:lvl>
    <w:lvl w:ilvl="2">
      <w:start w:val="1"/>
      <w:numFmt w:val="lowerRoman"/>
      <w:pStyle w:val="Heading3"/>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EAB0756"/>
    <w:multiLevelType w:val="hybridMultilevel"/>
    <w:tmpl w:val="594888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EDA1B0A"/>
    <w:multiLevelType w:val="hybridMultilevel"/>
    <w:tmpl w:val="28F82A8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5F8124E4"/>
    <w:multiLevelType w:val="multilevel"/>
    <w:tmpl w:val="F4E46F72"/>
    <w:lvl w:ilvl="0">
      <w:start w:val="1"/>
      <w:numFmt w:val="bullet"/>
      <w:lvlText w:val=""/>
      <w:lvlJc w:val="left"/>
      <w:pPr>
        <w:tabs>
          <w:tab w:val="num" w:pos="216"/>
        </w:tabs>
        <w:ind w:left="216" w:hanging="216"/>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884B02"/>
    <w:multiLevelType w:val="hybridMultilevel"/>
    <w:tmpl w:val="1D8E0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393AA6"/>
    <w:multiLevelType w:val="hybridMultilevel"/>
    <w:tmpl w:val="D4DA6CF0"/>
    <w:lvl w:ilvl="0" w:tplc="945AAF2A">
      <w:start w:val="1"/>
      <w:numFmt w:val="bullet"/>
      <w:pStyle w:val="ListParagraph"/>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66952120"/>
    <w:multiLevelType w:val="hybridMultilevel"/>
    <w:tmpl w:val="03DA2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3432D8"/>
    <w:multiLevelType w:val="hybridMultilevel"/>
    <w:tmpl w:val="9884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1923D7"/>
    <w:multiLevelType w:val="multilevel"/>
    <w:tmpl w:val="453C6BF0"/>
    <w:lvl w:ilvl="0">
      <w:start w:val="1"/>
      <w:numFmt w:val="decimal"/>
      <w:lvlText w:val="%1."/>
      <w:lvlJc w:val="left"/>
      <w:pPr>
        <w:ind w:left="720" w:hanging="360"/>
      </w:pPr>
      <w:rPr>
        <w:rFonts w:hint="default"/>
      </w:rPr>
    </w:lvl>
    <w:lvl w:ilvl="1">
      <w:start w:val="1"/>
      <w:numFmt w:val="decimal"/>
      <w:lvlRestart w:val="0"/>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3"/>
  </w:num>
  <w:num w:numId="2">
    <w:abstractNumId w:val="14"/>
  </w:num>
  <w:num w:numId="3">
    <w:abstractNumId w:val="2"/>
  </w:num>
  <w:num w:numId="4">
    <w:abstractNumId w:val="0"/>
  </w:num>
  <w:num w:numId="5">
    <w:abstractNumId w:val="10"/>
  </w:num>
  <w:num w:numId="6">
    <w:abstractNumId w:val="11"/>
  </w:num>
  <w:num w:numId="7">
    <w:abstractNumId w:val="18"/>
  </w:num>
  <w:num w:numId="8">
    <w:abstractNumId w:val="18"/>
  </w:num>
  <w:num w:numId="9">
    <w:abstractNumId w:val="15"/>
  </w:num>
  <w:num w:numId="10">
    <w:abstractNumId w:val="16"/>
  </w:num>
  <w:num w:numId="11">
    <w:abstractNumId w:val="18"/>
    <w:lvlOverride w:ilvl="1">
      <w:lvl w:ilvl="1">
        <w:start w:val="1"/>
        <w:numFmt w:val="bullet"/>
        <w:pStyle w:val="Level2"/>
        <w:lvlText w:val="o"/>
        <w:lvlJc w:val="left"/>
        <w:pPr>
          <w:tabs>
            <w:tab w:val="num" w:pos="1440"/>
          </w:tabs>
          <w:ind w:left="1440" w:hanging="360"/>
        </w:pPr>
        <w:rPr>
          <w:rFonts w:ascii="Courier New" w:hAnsi="Courier New" w:cs="Times New Roman" w:hint="default"/>
        </w:rPr>
      </w:lvl>
    </w:lvlOverride>
  </w:num>
  <w:num w:numId="12">
    <w:abstractNumId w:val="7"/>
  </w:num>
  <w:num w:numId="13">
    <w:abstractNumId w:val="9"/>
  </w:num>
  <w:num w:numId="14">
    <w:abstractNumId w:val="29"/>
  </w:num>
  <w:num w:numId="15">
    <w:abstractNumId w:val="3"/>
  </w:num>
  <w:num w:numId="16">
    <w:abstractNumId w:val="0"/>
  </w:num>
  <w:num w:numId="17">
    <w:abstractNumId w:val="20"/>
  </w:num>
  <w:num w:numId="18">
    <w:abstractNumId w:val="28"/>
  </w:num>
  <w:num w:numId="19">
    <w:abstractNumId w:val="4"/>
  </w:num>
  <w:num w:numId="20">
    <w:abstractNumId w:val="18"/>
    <w:lvlOverride w:ilvl="1">
      <w:lvl w:ilvl="1">
        <w:start w:val="1"/>
        <w:numFmt w:val="bullet"/>
        <w:pStyle w:val="Level2"/>
        <w:lvlText w:val="o"/>
        <w:lvlJc w:val="left"/>
        <w:pPr>
          <w:tabs>
            <w:tab w:val="num" w:pos="1440"/>
          </w:tabs>
          <w:ind w:left="1440" w:hanging="360"/>
        </w:pPr>
        <w:rPr>
          <w:rFonts w:ascii="Courier New" w:hAnsi="Courier New" w:cs="Times New Roman" w:hint="default"/>
        </w:rPr>
      </w:lvl>
    </w:lvlOverride>
  </w:num>
  <w:num w:numId="21">
    <w:abstractNumId w:val="17"/>
  </w:num>
  <w:num w:numId="22">
    <w:abstractNumId w:val="31"/>
  </w:num>
  <w:num w:numId="23">
    <w:abstractNumId w:val="22"/>
  </w:num>
  <w:num w:numId="24">
    <w:abstractNumId w:val="30"/>
  </w:num>
  <w:num w:numId="25">
    <w:abstractNumId w:val="12"/>
  </w:num>
  <w:num w:numId="26">
    <w:abstractNumId w:val="33"/>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num>
  <w:num w:numId="31">
    <w:abstractNumId w:val="26"/>
  </w:num>
  <w:num w:numId="32">
    <w:abstractNumId w:val="27"/>
  </w:num>
  <w:num w:numId="33">
    <w:abstractNumId w:val="8"/>
  </w:num>
  <w:num w:numId="34">
    <w:abstractNumId w:val="23"/>
  </w:num>
  <w:num w:numId="35">
    <w:abstractNumId w:val="19"/>
  </w:num>
  <w:num w:numId="36">
    <w:abstractNumId w:val="32"/>
  </w:num>
  <w:num w:numId="37">
    <w:abstractNumId w:val="6"/>
  </w:num>
  <w:num w:numId="38">
    <w:abstractNumId w:val="21"/>
  </w:num>
  <w:num w:numId="39">
    <w:abstractNumId w:val="1"/>
  </w:num>
  <w:num w:numId="40">
    <w:abstractNumId w:val="25"/>
  </w:num>
  <w:num w:numId="41">
    <w:abstractNumId w:val="5"/>
  </w:num>
  <w:num w:numId="4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ve Lay">
    <w15:presenceInfo w15:providerId="AD" w15:userId="S-1-5-21-2061591027-1542749521-168829947-46245"/>
  </w15:person>
  <w15:person w15:author="Michael Ebert">
    <w15:presenceInfo w15:providerId="AD" w15:userId="S-1-5-21-2061591027-1542749521-168829947-69610"/>
  </w15:person>
  <w15:person w15:author="Curtis Roe">
    <w15:presenceInfo w15:providerId="AD" w15:userId="S-1-5-21-2061591027-1542749521-168829947-84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4D"/>
    <w:rsid w:val="00001606"/>
    <w:rsid w:val="000065AD"/>
    <w:rsid w:val="000105B1"/>
    <w:rsid w:val="000111F1"/>
    <w:rsid w:val="000112BD"/>
    <w:rsid w:val="000148C4"/>
    <w:rsid w:val="00025FCC"/>
    <w:rsid w:val="0003079A"/>
    <w:rsid w:val="00033A1B"/>
    <w:rsid w:val="000348ED"/>
    <w:rsid w:val="000351BB"/>
    <w:rsid w:val="00035502"/>
    <w:rsid w:val="00040F5A"/>
    <w:rsid w:val="0004201F"/>
    <w:rsid w:val="000501C2"/>
    <w:rsid w:val="000501C8"/>
    <w:rsid w:val="00051322"/>
    <w:rsid w:val="00055B84"/>
    <w:rsid w:val="00064C25"/>
    <w:rsid w:val="00066514"/>
    <w:rsid w:val="000717B2"/>
    <w:rsid w:val="00071829"/>
    <w:rsid w:val="000751F6"/>
    <w:rsid w:val="00075BC0"/>
    <w:rsid w:val="00075F14"/>
    <w:rsid w:val="000858AB"/>
    <w:rsid w:val="000877DC"/>
    <w:rsid w:val="00092D83"/>
    <w:rsid w:val="00094322"/>
    <w:rsid w:val="000A4788"/>
    <w:rsid w:val="000A5CDC"/>
    <w:rsid w:val="000A727B"/>
    <w:rsid w:val="000B01E3"/>
    <w:rsid w:val="000B0F67"/>
    <w:rsid w:val="000B174C"/>
    <w:rsid w:val="000B2073"/>
    <w:rsid w:val="000B26CD"/>
    <w:rsid w:val="000B4C10"/>
    <w:rsid w:val="000B5016"/>
    <w:rsid w:val="000C0ACA"/>
    <w:rsid w:val="000C103B"/>
    <w:rsid w:val="000C1E08"/>
    <w:rsid w:val="000C312A"/>
    <w:rsid w:val="000C74CE"/>
    <w:rsid w:val="000C7E06"/>
    <w:rsid w:val="000D03F1"/>
    <w:rsid w:val="000D1840"/>
    <w:rsid w:val="000D1B17"/>
    <w:rsid w:val="000D547B"/>
    <w:rsid w:val="000E0767"/>
    <w:rsid w:val="000E1B50"/>
    <w:rsid w:val="000E1F07"/>
    <w:rsid w:val="000E426B"/>
    <w:rsid w:val="000E61CA"/>
    <w:rsid w:val="000E6761"/>
    <w:rsid w:val="000F072E"/>
    <w:rsid w:val="000F5E71"/>
    <w:rsid w:val="000F635A"/>
    <w:rsid w:val="000F68CD"/>
    <w:rsid w:val="00105509"/>
    <w:rsid w:val="001068AA"/>
    <w:rsid w:val="0010721C"/>
    <w:rsid w:val="00107B4F"/>
    <w:rsid w:val="00110625"/>
    <w:rsid w:val="001175BB"/>
    <w:rsid w:val="0012470A"/>
    <w:rsid w:val="00125802"/>
    <w:rsid w:val="0012587F"/>
    <w:rsid w:val="00127C25"/>
    <w:rsid w:val="00131D47"/>
    <w:rsid w:val="00140FED"/>
    <w:rsid w:val="001427B7"/>
    <w:rsid w:val="00144B4D"/>
    <w:rsid w:val="00151A4B"/>
    <w:rsid w:val="00151CEA"/>
    <w:rsid w:val="0015588A"/>
    <w:rsid w:val="001558B9"/>
    <w:rsid w:val="00167974"/>
    <w:rsid w:val="0017369C"/>
    <w:rsid w:val="001740AA"/>
    <w:rsid w:val="00174FEB"/>
    <w:rsid w:val="001778B6"/>
    <w:rsid w:val="00180F32"/>
    <w:rsid w:val="00181FA2"/>
    <w:rsid w:val="00182E6C"/>
    <w:rsid w:val="00183393"/>
    <w:rsid w:val="0018639D"/>
    <w:rsid w:val="00186D22"/>
    <w:rsid w:val="001925FC"/>
    <w:rsid w:val="001932FD"/>
    <w:rsid w:val="00196127"/>
    <w:rsid w:val="001A1147"/>
    <w:rsid w:val="001C2D5A"/>
    <w:rsid w:val="001C2EAB"/>
    <w:rsid w:val="001C57C2"/>
    <w:rsid w:val="001C6909"/>
    <w:rsid w:val="001C7A0D"/>
    <w:rsid w:val="001D148B"/>
    <w:rsid w:val="001D324B"/>
    <w:rsid w:val="001D5AA2"/>
    <w:rsid w:val="001D72F6"/>
    <w:rsid w:val="001E14B6"/>
    <w:rsid w:val="001E2BAA"/>
    <w:rsid w:val="001E3358"/>
    <w:rsid w:val="001E7E73"/>
    <w:rsid w:val="001F3BE1"/>
    <w:rsid w:val="001F4661"/>
    <w:rsid w:val="001F575B"/>
    <w:rsid w:val="00205C53"/>
    <w:rsid w:val="002107BA"/>
    <w:rsid w:val="00215467"/>
    <w:rsid w:val="0021617A"/>
    <w:rsid w:val="00217C79"/>
    <w:rsid w:val="00221A61"/>
    <w:rsid w:val="00223458"/>
    <w:rsid w:val="00224789"/>
    <w:rsid w:val="00224E3D"/>
    <w:rsid w:val="00227FE1"/>
    <w:rsid w:val="00233C33"/>
    <w:rsid w:val="00235721"/>
    <w:rsid w:val="00237566"/>
    <w:rsid w:val="00237C08"/>
    <w:rsid w:val="00242019"/>
    <w:rsid w:val="00242AD2"/>
    <w:rsid w:val="002501F7"/>
    <w:rsid w:val="0025470A"/>
    <w:rsid w:val="00260C26"/>
    <w:rsid w:val="00261015"/>
    <w:rsid w:val="002618D9"/>
    <w:rsid w:val="0026358D"/>
    <w:rsid w:val="00265BB3"/>
    <w:rsid w:val="00270492"/>
    <w:rsid w:val="00275781"/>
    <w:rsid w:val="00276BD0"/>
    <w:rsid w:val="00283F9B"/>
    <w:rsid w:val="00284AD4"/>
    <w:rsid w:val="00284DCA"/>
    <w:rsid w:val="00286290"/>
    <w:rsid w:val="00287DF0"/>
    <w:rsid w:val="00295C93"/>
    <w:rsid w:val="00296043"/>
    <w:rsid w:val="002A0440"/>
    <w:rsid w:val="002A34B4"/>
    <w:rsid w:val="002A4612"/>
    <w:rsid w:val="002B03ED"/>
    <w:rsid w:val="002B0C0C"/>
    <w:rsid w:val="002B28E2"/>
    <w:rsid w:val="002B3DC5"/>
    <w:rsid w:val="002B519D"/>
    <w:rsid w:val="002B5B5F"/>
    <w:rsid w:val="002C158F"/>
    <w:rsid w:val="002C6D38"/>
    <w:rsid w:val="002C7C53"/>
    <w:rsid w:val="002C7EFD"/>
    <w:rsid w:val="002D194D"/>
    <w:rsid w:val="002D2261"/>
    <w:rsid w:val="002D4095"/>
    <w:rsid w:val="002E00A0"/>
    <w:rsid w:val="002E187D"/>
    <w:rsid w:val="002E3E0C"/>
    <w:rsid w:val="002E4805"/>
    <w:rsid w:val="002E582E"/>
    <w:rsid w:val="002E754C"/>
    <w:rsid w:val="002E779C"/>
    <w:rsid w:val="002E7816"/>
    <w:rsid w:val="002E782A"/>
    <w:rsid w:val="002F2057"/>
    <w:rsid w:val="002F49AB"/>
    <w:rsid w:val="002F6E68"/>
    <w:rsid w:val="003001F5"/>
    <w:rsid w:val="00301F08"/>
    <w:rsid w:val="0030248C"/>
    <w:rsid w:val="00305461"/>
    <w:rsid w:val="003060A7"/>
    <w:rsid w:val="00307893"/>
    <w:rsid w:val="00310CFC"/>
    <w:rsid w:val="003167F7"/>
    <w:rsid w:val="00317C7B"/>
    <w:rsid w:val="003209EC"/>
    <w:rsid w:val="00321093"/>
    <w:rsid w:val="00321DDE"/>
    <w:rsid w:val="00323C6F"/>
    <w:rsid w:val="00331076"/>
    <w:rsid w:val="00333363"/>
    <w:rsid w:val="003335B0"/>
    <w:rsid w:val="00334683"/>
    <w:rsid w:val="00343C86"/>
    <w:rsid w:val="00343D90"/>
    <w:rsid w:val="00345CC0"/>
    <w:rsid w:val="00345D07"/>
    <w:rsid w:val="003530E1"/>
    <w:rsid w:val="00360479"/>
    <w:rsid w:val="00363D17"/>
    <w:rsid w:val="00370B60"/>
    <w:rsid w:val="00372A35"/>
    <w:rsid w:val="0037308B"/>
    <w:rsid w:val="00373152"/>
    <w:rsid w:val="0037569E"/>
    <w:rsid w:val="003915CC"/>
    <w:rsid w:val="00396339"/>
    <w:rsid w:val="00396592"/>
    <w:rsid w:val="003A0E44"/>
    <w:rsid w:val="003B19C4"/>
    <w:rsid w:val="003B42A6"/>
    <w:rsid w:val="003B4ADD"/>
    <w:rsid w:val="003B593F"/>
    <w:rsid w:val="003C34A2"/>
    <w:rsid w:val="003C4F5F"/>
    <w:rsid w:val="003C6B38"/>
    <w:rsid w:val="003D3E39"/>
    <w:rsid w:val="003D7C6A"/>
    <w:rsid w:val="003E0392"/>
    <w:rsid w:val="003E042C"/>
    <w:rsid w:val="003E68E0"/>
    <w:rsid w:val="003F10A4"/>
    <w:rsid w:val="003F1558"/>
    <w:rsid w:val="003F1F75"/>
    <w:rsid w:val="003F44AC"/>
    <w:rsid w:val="004004A0"/>
    <w:rsid w:val="004009A0"/>
    <w:rsid w:val="004013A1"/>
    <w:rsid w:val="004015AF"/>
    <w:rsid w:val="00403882"/>
    <w:rsid w:val="00406344"/>
    <w:rsid w:val="0041206A"/>
    <w:rsid w:val="004126EB"/>
    <w:rsid w:val="004135B2"/>
    <w:rsid w:val="00416CED"/>
    <w:rsid w:val="00417A89"/>
    <w:rsid w:val="004246C0"/>
    <w:rsid w:val="00425357"/>
    <w:rsid w:val="00425372"/>
    <w:rsid w:val="0042547B"/>
    <w:rsid w:val="00431BED"/>
    <w:rsid w:val="00436982"/>
    <w:rsid w:val="004374AE"/>
    <w:rsid w:val="00437709"/>
    <w:rsid w:val="004429C9"/>
    <w:rsid w:val="00442CF9"/>
    <w:rsid w:val="00443224"/>
    <w:rsid w:val="00444318"/>
    <w:rsid w:val="00450CE4"/>
    <w:rsid w:val="004524CB"/>
    <w:rsid w:val="0045347B"/>
    <w:rsid w:val="00463E8C"/>
    <w:rsid w:val="00464BE5"/>
    <w:rsid w:val="00465243"/>
    <w:rsid w:val="00471892"/>
    <w:rsid w:val="00474EB6"/>
    <w:rsid w:val="0047714B"/>
    <w:rsid w:val="00486A98"/>
    <w:rsid w:val="00487857"/>
    <w:rsid w:val="00490096"/>
    <w:rsid w:val="004905A4"/>
    <w:rsid w:val="004925BC"/>
    <w:rsid w:val="004954F2"/>
    <w:rsid w:val="004A1820"/>
    <w:rsid w:val="004A296C"/>
    <w:rsid w:val="004A3922"/>
    <w:rsid w:val="004A74A4"/>
    <w:rsid w:val="004A78AC"/>
    <w:rsid w:val="004B0C24"/>
    <w:rsid w:val="004B1681"/>
    <w:rsid w:val="004B411F"/>
    <w:rsid w:val="004B541C"/>
    <w:rsid w:val="004B5501"/>
    <w:rsid w:val="004B63A7"/>
    <w:rsid w:val="004B6AC8"/>
    <w:rsid w:val="004B7A58"/>
    <w:rsid w:val="004C1E08"/>
    <w:rsid w:val="004C3ABC"/>
    <w:rsid w:val="004C41D4"/>
    <w:rsid w:val="004C4C74"/>
    <w:rsid w:val="004C531D"/>
    <w:rsid w:val="004C6A02"/>
    <w:rsid w:val="004C6E17"/>
    <w:rsid w:val="004C71CA"/>
    <w:rsid w:val="004D2547"/>
    <w:rsid w:val="004D3C4F"/>
    <w:rsid w:val="004E04EE"/>
    <w:rsid w:val="004E0598"/>
    <w:rsid w:val="004E2413"/>
    <w:rsid w:val="004E53AF"/>
    <w:rsid w:val="004E7E83"/>
    <w:rsid w:val="004F2456"/>
    <w:rsid w:val="004F2DEC"/>
    <w:rsid w:val="004F3891"/>
    <w:rsid w:val="004F54D8"/>
    <w:rsid w:val="004F59FC"/>
    <w:rsid w:val="004F6C4D"/>
    <w:rsid w:val="00500FA3"/>
    <w:rsid w:val="005027E6"/>
    <w:rsid w:val="005045BD"/>
    <w:rsid w:val="005069E7"/>
    <w:rsid w:val="00507B52"/>
    <w:rsid w:val="00513BD8"/>
    <w:rsid w:val="00524B41"/>
    <w:rsid w:val="00525802"/>
    <w:rsid w:val="00527FB9"/>
    <w:rsid w:val="00532611"/>
    <w:rsid w:val="005329F3"/>
    <w:rsid w:val="00532C2D"/>
    <w:rsid w:val="005333A5"/>
    <w:rsid w:val="00533DB1"/>
    <w:rsid w:val="005348CE"/>
    <w:rsid w:val="00535385"/>
    <w:rsid w:val="005364FB"/>
    <w:rsid w:val="00542AF7"/>
    <w:rsid w:val="005454AE"/>
    <w:rsid w:val="00545A61"/>
    <w:rsid w:val="00547AE4"/>
    <w:rsid w:val="00554DC1"/>
    <w:rsid w:val="005556D5"/>
    <w:rsid w:val="00555873"/>
    <w:rsid w:val="00555E90"/>
    <w:rsid w:val="00561FCD"/>
    <w:rsid w:val="00562903"/>
    <w:rsid w:val="005634A0"/>
    <w:rsid w:val="00563A40"/>
    <w:rsid w:val="00565192"/>
    <w:rsid w:val="00566560"/>
    <w:rsid w:val="00566F0C"/>
    <w:rsid w:val="00567F25"/>
    <w:rsid w:val="00570EBD"/>
    <w:rsid w:val="005825C7"/>
    <w:rsid w:val="00584AC2"/>
    <w:rsid w:val="00584BA0"/>
    <w:rsid w:val="00586C55"/>
    <w:rsid w:val="00586F02"/>
    <w:rsid w:val="00587B59"/>
    <w:rsid w:val="005A1778"/>
    <w:rsid w:val="005A54FE"/>
    <w:rsid w:val="005A56C3"/>
    <w:rsid w:val="005B0199"/>
    <w:rsid w:val="005B0531"/>
    <w:rsid w:val="005B0E7D"/>
    <w:rsid w:val="005B2514"/>
    <w:rsid w:val="005B25E6"/>
    <w:rsid w:val="005B3B5D"/>
    <w:rsid w:val="005B4490"/>
    <w:rsid w:val="005B4B86"/>
    <w:rsid w:val="005B6610"/>
    <w:rsid w:val="005C1AF8"/>
    <w:rsid w:val="005C1F5E"/>
    <w:rsid w:val="005C223B"/>
    <w:rsid w:val="005C3D48"/>
    <w:rsid w:val="005C4EBB"/>
    <w:rsid w:val="005C6877"/>
    <w:rsid w:val="005D1E24"/>
    <w:rsid w:val="005D2204"/>
    <w:rsid w:val="005D238E"/>
    <w:rsid w:val="005D2654"/>
    <w:rsid w:val="005D2DA1"/>
    <w:rsid w:val="005D56A1"/>
    <w:rsid w:val="005E03A5"/>
    <w:rsid w:val="005E500A"/>
    <w:rsid w:val="005E579C"/>
    <w:rsid w:val="005E638A"/>
    <w:rsid w:val="005F1805"/>
    <w:rsid w:val="005F1C4E"/>
    <w:rsid w:val="005F2C93"/>
    <w:rsid w:val="00601109"/>
    <w:rsid w:val="0060138F"/>
    <w:rsid w:val="00604812"/>
    <w:rsid w:val="00607A3A"/>
    <w:rsid w:val="00607EBB"/>
    <w:rsid w:val="00611BA9"/>
    <w:rsid w:val="0061235C"/>
    <w:rsid w:val="0061250C"/>
    <w:rsid w:val="0061303C"/>
    <w:rsid w:val="00614061"/>
    <w:rsid w:val="006225A3"/>
    <w:rsid w:val="00623306"/>
    <w:rsid w:val="00624A85"/>
    <w:rsid w:val="00630B3B"/>
    <w:rsid w:val="00634440"/>
    <w:rsid w:val="00634FC7"/>
    <w:rsid w:val="006405AE"/>
    <w:rsid w:val="006568F3"/>
    <w:rsid w:val="006569E8"/>
    <w:rsid w:val="006571CA"/>
    <w:rsid w:val="00661A19"/>
    <w:rsid w:val="00661E3F"/>
    <w:rsid w:val="00680298"/>
    <w:rsid w:val="00685D2B"/>
    <w:rsid w:val="006865AD"/>
    <w:rsid w:val="00687BB1"/>
    <w:rsid w:val="00690469"/>
    <w:rsid w:val="00691942"/>
    <w:rsid w:val="00696C91"/>
    <w:rsid w:val="00697F8E"/>
    <w:rsid w:val="006A011E"/>
    <w:rsid w:val="006A01DA"/>
    <w:rsid w:val="006A2A26"/>
    <w:rsid w:val="006A2EF9"/>
    <w:rsid w:val="006A6441"/>
    <w:rsid w:val="006B5388"/>
    <w:rsid w:val="006B60F4"/>
    <w:rsid w:val="006B66F5"/>
    <w:rsid w:val="006C0A26"/>
    <w:rsid w:val="006C1C00"/>
    <w:rsid w:val="006C343B"/>
    <w:rsid w:val="006C6F34"/>
    <w:rsid w:val="006D1A3C"/>
    <w:rsid w:val="006E40E6"/>
    <w:rsid w:val="006E5D36"/>
    <w:rsid w:val="006E6CA5"/>
    <w:rsid w:val="006E7835"/>
    <w:rsid w:val="006F00F8"/>
    <w:rsid w:val="006F25D2"/>
    <w:rsid w:val="00704D3B"/>
    <w:rsid w:val="00707FB0"/>
    <w:rsid w:val="00713AA1"/>
    <w:rsid w:val="0071515E"/>
    <w:rsid w:val="007152A6"/>
    <w:rsid w:val="007174FD"/>
    <w:rsid w:val="0072043E"/>
    <w:rsid w:val="007227EA"/>
    <w:rsid w:val="00726E68"/>
    <w:rsid w:val="00730FF4"/>
    <w:rsid w:val="00733F88"/>
    <w:rsid w:val="00735795"/>
    <w:rsid w:val="00741FDA"/>
    <w:rsid w:val="007441FA"/>
    <w:rsid w:val="0074427B"/>
    <w:rsid w:val="0074546B"/>
    <w:rsid w:val="00751CBD"/>
    <w:rsid w:val="00752976"/>
    <w:rsid w:val="00753DEA"/>
    <w:rsid w:val="00764A0F"/>
    <w:rsid w:val="00772EDB"/>
    <w:rsid w:val="0077503D"/>
    <w:rsid w:val="007811D0"/>
    <w:rsid w:val="00792ADC"/>
    <w:rsid w:val="00797F36"/>
    <w:rsid w:val="00797F83"/>
    <w:rsid w:val="007A37D5"/>
    <w:rsid w:val="007A4F28"/>
    <w:rsid w:val="007A7907"/>
    <w:rsid w:val="007B04D2"/>
    <w:rsid w:val="007B0BDF"/>
    <w:rsid w:val="007B4D59"/>
    <w:rsid w:val="007C4F49"/>
    <w:rsid w:val="007C733C"/>
    <w:rsid w:val="007C7B61"/>
    <w:rsid w:val="007D0ADB"/>
    <w:rsid w:val="007D196B"/>
    <w:rsid w:val="007D6B9B"/>
    <w:rsid w:val="007E072F"/>
    <w:rsid w:val="007E0EF1"/>
    <w:rsid w:val="007E365F"/>
    <w:rsid w:val="007E39B8"/>
    <w:rsid w:val="007F1F10"/>
    <w:rsid w:val="007F36A2"/>
    <w:rsid w:val="007F58A7"/>
    <w:rsid w:val="007F6658"/>
    <w:rsid w:val="007F76E4"/>
    <w:rsid w:val="008010B2"/>
    <w:rsid w:val="00801DAA"/>
    <w:rsid w:val="00803182"/>
    <w:rsid w:val="00804137"/>
    <w:rsid w:val="00805DDE"/>
    <w:rsid w:val="0080695F"/>
    <w:rsid w:val="00813BC6"/>
    <w:rsid w:val="008143AC"/>
    <w:rsid w:val="00815B5D"/>
    <w:rsid w:val="00816976"/>
    <w:rsid w:val="00821379"/>
    <w:rsid w:val="00822682"/>
    <w:rsid w:val="00822936"/>
    <w:rsid w:val="0082571E"/>
    <w:rsid w:val="00825EAC"/>
    <w:rsid w:val="00827648"/>
    <w:rsid w:val="008277E8"/>
    <w:rsid w:val="008311BC"/>
    <w:rsid w:val="00832B64"/>
    <w:rsid w:val="008334A9"/>
    <w:rsid w:val="00833B7B"/>
    <w:rsid w:val="00834879"/>
    <w:rsid w:val="008358DA"/>
    <w:rsid w:val="0084071D"/>
    <w:rsid w:val="008535E6"/>
    <w:rsid w:val="00853E61"/>
    <w:rsid w:val="00854323"/>
    <w:rsid w:val="00855963"/>
    <w:rsid w:val="00860439"/>
    <w:rsid w:val="0086071F"/>
    <w:rsid w:val="00861AD5"/>
    <w:rsid w:val="008621B0"/>
    <w:rsid w:val="00862329"/>
    <w:rsid w:val="00862D4E"/>
    <w:rsid w:val="00865192"/>
    <w:rsid w:val="0086533A"/>
    <w:rsid w:val="00865F8C"/>
    <w:rsid w:val="00867928"/>
    <w:rsid w:val="00870C6B"/>
    <w:rsid w:val="00870DDF"/>
    <w:rsid w:val="0087276A"/>
    <w:rsid w:val="00876CF5"/>
    <w:rsid w:val="00877C9E"/>
    <w:rsid w:val="00882375"/>
    <w:rsid w:val="008867B2"/>
    <w:rsid w:val="008940C4"/>
    <w:rsid w:val="008944CF"/>
    <w:rsid w:val="008955C8"/>
    <w:rsid w:val="008A3510"/>
    <w:rsid w:val="008B07C9"/>
    <w:rsid w:val="008B3E90"/>
    <w:rsid w:val="008B5D79"/>
    <w:rsid w:val="008B6B45"/>
    <w:rsid w:val="008B6F6B"/>
    <w:rsid w:val="008C039D"/>
    <w:rsid w:val="008C2857"/>
    <w:rsid w:val="008C6FCD"/>
    <w:rsid w:val="008D0069"/>
    <w:rsid w:val="008D1D8C"/>
    <w:rsid w:val="008D47D5"/>
    <w:rsid w:val="008E14EB"/>
    <w:rsid w:val="008E1F80"/>
    <w:rsid w:val="008E495E"/>
    <w:rsid w:val="008F14AD"/>
    <w:rsid w:val="008F2009"/>
    <w:rsid w:val="008F2374"/>
    <w:rsid w:val="008F76F8"/>
    <w:rsid w:val="00901868"/>
    <w:rsid w:val="00903DE4"/>
    <w:rsid w:val="00915D3D"/>
    <w:rsid w:val="00917D23"/>
    <w:rsid w:val="00917DC5"/>
    <w:rsid w:val="00921077"/>
    <w:rsid w:val="00922913"/>
    <w:rsid w:val="00923941"/>
    <w:rsid w:val="00930B72"/>
    <w:rsid w:val="00933C7A"/>
    <w:rsid w:val="0093529C"/>
    <w:rsid w:val="00941B25"/>
    <w:rsid w:val="009439E6"/>
    <w:rsid w:val="00944411"/>
    <w:rsid w:val="00944A89"/>
    <w:rsid w:val="00946D4A"/>
    <w:rsid w:val="00947593"/>
    <w:rsid w:val="009522A1"/>
    <w:rsid w:val="00953AA2"/>
    <w:rsid w:val="00964A79"/>
    <w:rsid w:val="009661E6"/>
    <w:rsid w:val="00974AA7"/>
    <w:rsid w:val="00981E56"/>
    <w:rsid w:val="00982F4B"/>
    <w:rsid w:val="00983407"/>
    <w:rsid w:val="0098718C"/>
    <w:rsid w:val="0098730A"/>
    <w:rsid w:val="00987AB7"/>
    <w:rsid w:val="0099130C"/>
    <w:rsid w:val="00992FB3"/>
    <w:rsid w:val="00993534"/>
    <w:rsid w:val="00994DDC"/>
    <w:rsid w:val="00996EAB"/>
    <w:rsid w:val="00997518"/>
    <w:rsid w:val="009A193B"/>
    <w:rsid w:val="009A26F2"/>
    <w:rsid w:val="009A4068"/>
    <w:rsid w:val="009A5987"/>
    <w:rsid w:val="009A5AFD"/>
    <w:rsid w:val="009A6F3B"/>
    <w:rsid w:val="009A7878"/>
    <w:rsid w:val="009B5536"/>
    <w:rsid w:val="009C0937"/>
    <w:rsid w:val="009C0A9A"/>
    <w:rsid w:val="009C3730"/>
    <w:rsid w:val="009C4DB9"/>
    <w:rsid w:val="009C7803"/>
    <w:rsid w:val="009D6244"/>
    <w:rsid w:val="009E47BC"/>
    <w:rsid w:val="009E6A51"/>
    <w:rsid w:val="009E7F06"/>
    <w:rsid w:val="009F16EA"/>
    <w:rsid w:val="009F25FD"/>
    <w:rsid w:val="009F2AF5"/>
    <w:rsid w:val="00A00313"/>
    <w:rsid w:val="00A01604"/>
    <w:rsid w:val="00A12F81"/>
    <w:rsid w:val="00A14424"/>
    <w:rsid w:val="00A1456B"/>
    <w:rsid w:val="00A14F4A"/>
    <w:rsid w:val="00A15D54"/>
    <w:rsid w:val="00A22626"/>
    <w:rsid w:val="00A2463E"/>
    <w:rsid w:val="00A2473C"/>
    <w:rsid w:val="00A26089"/>
    <w:rsid w:val="00A266C7"/>
    <w:rsid w:val="00A31B18"/>
    <w:rsid w:val="00A35A96"/>
    <w:rsid w:val="00A35E95"/>
    <w:rsid w:val="00A405FF"/>
    <w:rsid w:val="00A43928"/>
    <w:rsid w:val="00A43B2D"/>
    <w:rsid w:val="00A43FCD"/>
    <w:rsid w:val="00A46BBC"/>
    <w:rsid w:val="00A4744A"/>
    <w:rsid w:val="00A50C58"/>
    <w:rsid w:val="00A53058"/>
    <w:rsid w:val="00A565E3"/>
    <w:rsid w:val="00A56CF7"/>
    <w:rsid w:val="00A6060E"/>
    <w:rsid w:val="00A83243"/>
    <w:rsid w:val="00A90940"/>
    <w:rsid w:val="00A916AD"/>
    <w:rsid w:val="00A9275E"/>
    <w:rsid w:val="00A92DE6"/>
    <w:rsid w:val="00A9308E"/>
    <w:rsid w:val="00A95308"/>
    <w:rsid w:val="00AA039D"/>
    <w:rsid w:val="00AA492C"/>
    <w:rsid w:val="00AA7CC9"/>
    <w:rsid w:val="00AB4BB4"/>
    <w:rsid w:val="00AB51A6"/>
    <w:rsid w:val="00AB5749"/>
    <w:rsid w:val="00AB6614"/>
    <w:rsid w:val="00AC013D"/>
    <w:rsid w:val="00AC0FC1"/>
    <w:rsid w:val="00AC1D5C"/>
    <w:rsid w:val="00AC2656"/>
    <w:rsid w:val="00AC3E05"/>
    <w:rsid w:val="00AD0662"/>
    <w:rsid w:val="00AD62DA"/>
    <w:rsid w:val="00AE0EC5"/>
    <w:rsid w:val="00AE173B"/>
    <w:rsid w:val="00AE62E1"/>
    <w:rsid w:val="00AE7D5B"/>
    <w:rsid w:val="00AF3F9E"/>
    <w:rsid w:val="00B10796"/>
    <w:rsid w:val="00B111C5"/>
    <w:rsid w:val="00B113BF"/>
    <w:rsid w:val="00B11FC5"/>
    <w:rsid w:val="00B1679E"/>
    <w:rsid w:val="00B16F2C"/>
    <w:rsid w:val="00B16F7F"/>
    <w:rsid w:val="00B17B69"/>
    <w:rsid w:val="00B20D6E"/>
    <w:rsid w:val="00B2592F"/>
    <w:rsid w:val="00B31114"/>
    <w:rsid w:val="00B31847"/>
    <w:rsid w:val="00B37A4C"/>
    <w:rsid w:val="00B42B9D"/>
    <w:rsid w:val="00B444AA"/>
    <w:rsid w:val="00B469C0"/>
    <w:rsid w:val="00B4760F"/>
    <w:rsid w:val="00B47840"/>
    <w:rsid w:val="00B528C5"/>
    <w:rsid w:val="00B55F5F"/>
    <w:rsid w:val="00B57A68"/>
    <w:rsid w:val="00B6460F"/>
    <w:rsid w:val="00B6790A"/>
    <w:rsid w:val="00B77CF3"/>
    <w:rsid w:val="00B805E5"/>
    <w:rsid w:val="00B815DD"/>
    <w:rsid w:val="00B831A4"/>
    <w:rsid w:val="00B85AA3"/>
    <w:rsid w:val="00B874C2"/>
    <w:rsid w:val="00B877BA"/>
    <w:rsid w:val="00B90D6E"/>
    <w:rsid w:val="00B9112A"/>
    <w:rsid w:val="00B942B5"/>
    <w:rsid w:val="00BA0A9E"/>
    <w:rsid w:val="00BA173C"/>
    <w:rsid w:val="00BA4A4E"/>
    <w:rsid w:val="00BA6440"/>
    <w:rsid w:val="00BB0C4C"/>
    <w:rsid w:val="00BB5499"/>
    <w:rsid w:val="00BC0164"/>
    <w:rsid w:val="00BC1313"/>
    <w:rsid w:val="00BC135C"/>
    <w:rsid w:val="00BC1434"/>
    <w:rsid w:val="00BC2D9F"/>
    <w:rsid w:val="00BC4234"/>
    <w:rsid w:val="00BD0DB7"/>
    <w:rsid w:val="00BD13AB"/>
    <w:rsid w:val="00BD13C5"/>
    <w:rsid w:val="00BD1CC5"/>
    <w:rsid w:val="00BD1E49"/>
    <w:rsid w:val="00BE2AC5"/>
    <w:rsid w:val="00BE34D5"/>
    <w:rsid w:val="00BE60E0"/>
    <w:rsid w:val="00BE7CA0"/>
    <w:rsid w:val="00BE7DBE"/>
    <w:rsid w:val="00BF2D69"/>
    <w:rsid w:val="00BF34F4"/>
    <w:rsid w:val="00C00465"/>
    <w:rsid w:val="00C00785"/>
    <w:rsid w:val="00C00E3F"/>
    <w:rsid w:val="00C019F8"/>
    <w:rsid w:val="00C029E4"/>
    <w:rsid w:val="00C0327B"/>
    <w:rsid w:val="00C04FEB"/>
    <w:rsid w:val="00C0628A"/>
    <w:rsid w:val="00C1114E"/>
    <w:rsid w:val="00C12C0B"/>
    <w:rsid w:val="00C12CF7"/>
    <w:rsid w:val="00C1426E"/>
    <w:rsid w:val="00C17539"/>
    <w:rsid w:val="00C203BD"/>
    <w:rsid w:val="00C24F29"/>
    <w:rsid w:val="00C32CEB"/>
    <w:rsid w:val="00C34621"/>
    <w:rsid w:val="00C36115"/>
    <w:rsid w:val="00C36442"/>
    <w:rsid w:val="00C4340A"/>
    <w:rsid w:val="00C47FB5"/>
    <w:rsid w:val="00C5242F"/>
    <w:rsid w:val="00C53AF3"/>
    <w:rsid w:val="00C54984"/>
    <w:rsid w:val="00C54CC8"/>
    <w:rsid w:val="00C56ACD"/>
    <w:rsid w:val="00C57BB3"/>
    <w:rsid w:val="00C60F82"/>
    <w:rsid w:val="00C63445"/>
    <w:rsid w:val="00C708A4"/>
    <w:rsid w:val="00C72A8E"/>
    <w:rsid w:val="00C75C54"/>
    <w:rsid w:val="00C76D62"/>
    <w:rsid w:val="00C805FA"/>
    <w:rsid w:val="00C8307B"/>
    <w:rsid w:val="00C87F08"/>
    <w:rsid w:val="00C92971"/>
    <w:rsid w:val="00C92CC1"/>
    <w:rsid w:val="00C92E1B"/>
    <w:rsid w:val="00C9354A"/>
    <w:rsid w:val="00C97EE7"/>
    <w:rsid w:val="00CA0A4A"/>
    <w:rsid w:val="00CA25AA"/>
    <w:rsid w:val="00CA28F7"/>
    <w:rsid w:val="00CA3D14"/>
    <w:rsid w:val="00CA50FB"/>
    <w:rsid w:val="00CA5ADF"/>
    <w:rsid w:val="00CB0331"/>
    <w:rsid w:val="00CB08C9"/>
    <w:rsid w:val="00CB1B81"/>
    <w:rsid w:val="00CB3AE6"/>
    <w:rsid w:val="00CB785D"/>
    <w:rsid w:val="00CC07CB"/>
    <w:rsid w:val="00CC0D3E"/>
    <w:rsid w:val="00CC2E26"/>
    <w:rsid w:val="00CC3AFC"/>
    <w:rsid w:val="00CC47D9"/>
    <w:rsid w:val="00CC5A4F"/>
    <w:rsid w:val="00CC6CF3"/>
    <w:rsid w:val="00CC7778"/>
    <w:rsid w:val="00CD01FD"/>
    <w:rsid w:val="00CD0455"/>
    <w:rsid w:val="00CD0923"/>
    <w:rsid w:val="00CD100C"/>
    <w:rsid w:val="00CD1251"/>
    <w:rsid w:val="00CD23E2"/>
    <w:rsid w:val="00CD363F"/>
    <w:rsid w:val="00CD3B87"/>
    <w:rsid w:val="00CD6982"/>
    <w:rsid w:val="00CD7E4D"/>
    <w:rsid w:val="00CE1B1D"/>
    <w:rsid w:val="00CE413D"/>
    <w:rsid w:val="00CE5D09"/>
    <w:rsid w:val="00CE6320"/>
    <w:rsid w:val="00CE65CF"/>
    <w:rsid w:val="00CF03B0"/>
    <w:rsid w:val="00CF093C"/>
    <w:rsid w:val="00CF2075"/>
    <w:rsid w:val="00CF2299"/>
    <w:rsid w:val="00CF2559"/>
    <w:rsid w:val="00CF7652"/>
    <w:rsid w:val="00D002CB"/>
    <w:rsid w:val="00D02325"/>
    <w:rsid w:val="00D036AE"/>
    <w:rsid w:val="00D05DDF"/>
    <w:rsid w:val="00D06D5D"/>
    <w:rsid w:val="00D10B45"/>
    <w:rsid w:val="00D11686"/>
    <w:rsid w:val="00D15972"/>
    <w:rsid w:val="00D17596"/>
    <w:rsid w:val="00D21848"/>
    <w:rsid w:val="00D225D2"/>
    <w:rsid w:val="00D22787"/>
    <w:rsid w:val="00D22F4F"/>
    <w:rsid w:val="00D257FE"/>
    <w:rsid w:val="00D27AB5"/>
    <w:rsid w:val="00D27CCE"/>
    <w:rsid w:val="00D40FB1"/>
    <w:rsid w:val="00D413E1"/>
    <w:rsid w:val="00D41ACC"/>
    <w:rsid w:val="00D435E5"/>
    <w:rsid w:val="00D4637C"/>
    <w:rsid w:val="00D46CC6"/>
    <w:rsid w:val="00D508A2"/>
    <w:rsid w:val="00D50C06"/>
    <w:rsid w:val="00D51C3C"/>
    <w:rsid w:val="00D52E28"/>
    <w:rsid w:val="00D5302E"/>
    <w:rsid w:val="00D531CC"/>
    <w:rsid w:val="00D54EA3"/>
    <w:rsid w:val="00D61512"/>
    <w:rsid w:val="00D63680"/>
    <w:rsid w:val="00D6608B"/>
    <w:rsid w:val="00D7464E"/>
    <w:rsid w:val="00D74B0E"/>
    <w:rsid w:val="00D75167"/>
    <w:rsid w:val="00D7730B"/>
    <w:rsid w:val="00D80AD7"/>
    <w:rsid w:val="00D81DB7"/>
    <w:rsid w:val="00D824DC"/>
    <w:rsid w:val="00D824E5"/>
    <w:rsid w:val="00D90A51"/>
    <w:rsid w:val="00D92109"/>
    <w:rsid w:val="00D9410A"/>
    <w:rsid w:val="00DA3BCA"/>
    <w:rsid w:val="00DA4267"/>
    <w:rsid w:val="00DA6BD6"/>
    <w:rsid w:val="00DA74E0"/>
    <w:rsid w:val="00DA77E0"/>
    <w:rsid w:val="00DB1319"/>
    <w:rsid w:val="00DB1575"/>
    <w:rsid w:val="00DB479D"/>
    <w:rsid w:val="00DB526C"/>
    <w:rsid w:val="00DB5AA4"/>
    <w:rsid w:val="00DB6053"/>
    <w:rsid w:val="00DB627F"/>
    <w:rsid w:val="00DC45CB"/>
    <w:rsid w:val="00DC64B8"/>
    <w:rsid w:val="00DC67C2"/>
    <w:rsid w:val="00DC7DC5"/>
    <w:rsid w:val="00DD1BFB"/>
    <w:rsid w:val="00DE239A"/>
    <w:rsid w:val="00DE2786"/>
    <w:rsid w:val="00DE2ECC"/>
    <w:rsid w:val="00DE37D4"/>
    <w:rsid w:val="00DE4047"/>
    <w:rsid w:val="00DE612F"/>
    <w:rsid w:val="00DE68D6"/>
    <w:rsid w:val="00DF0C94"/>
    <w:rsid w:val="00DF1466"/>
    <w:rsid w:val="00DF484B"/>
    <w:rsid w:val="00E00D31"/>
    <w:rsid w:val="00E027C3"/>
    <w:rsid w:val="00E0375C"/>
    <w:rsid w:val="00E065A0"/>
    <w:rsid w:val="00E06CBF"/>
    <w:rsid w:val="00E1241E"/>
    <w:rsid w:val="00E13273"/>
    <w:rsid w:val="00E14310"/>
    <w:rsid w:val="00E144AD"/>
    <w:rsid w:val="00E152D5"/>
    <w:rsid w:val="00E15443"/>
    <w:rsid w:val="00E20AAB"/>
    <w:rsid w:val="00E2299D"/>
    <w:rsid w:val="00E23A27"/>
    <w:rsid w:val="00E27017"/>
    <w:rsid w:val="00E27FEB"/>
    <w:rsid w:val="00E3355B"/>
    <w:rsid w:val="00E346F9"/>
    <w:rsid w:val="00E36024"/>
    <w:rsid w:val="00E3721A"/>
    <w:rsid w:val="00E41FFD"/>
    <w:rsid w:val="00E51509"/>
    <w:rsid w:val="00E54D35"/>
    <w:rsid w:val="00E575AE"/>
    <w:rsid w:val="00E575B8"/>
    <w:rsid w:val="00E61164"/>
    <w:rsid w:val="00E620CB"/>
    <w:rsid w:val="00E6310E"/>
    <w:rsid w:val="00E63505"/>
    <w:rsid w:val="00E6440A"/>
    <w:rsid w:val="00E64638"/>
    <w:rsid w:val="00E65863"/>
    <w:rsid w:val="00E70ABC"/>
    <w:rsid w:val="00E70C3F"/>
    <w:rsid w:val="00E710BD"/>
    <w:rsid w:val="00E7451D"/>
    <w:rsid w:val="00E75CD4"/>
    <w:rsid w:val="00E76F82"/>
    <w:rsid w:val="00E8260B"/>
    <w:rsid w:val="00E83D3E"/>
    <w:rsid w:val="00E8441F"/>
    <w:rsid w:val="00E85DE2"/>
    <w:rsid w:val="00E865E4"/>
    <w:rsid w:val="00E93DD3"/>
    <w:rsid w:val="00E956DA"/>
    <w:rsid w:val="00E96A62"/>
    <w:rsid w:val="00E96DBC"/>
    <w:rsid w:val="00EA1C3F"/>
    <w:rsid w:val="00EA451A"/>
    <w:rsid w:val="00EB00F5"/>
    <w:rsid w:val="00EB074A"/>
    <w:rsid w:val="00EB2509"/>
    <w:rsid w:val="00EB2904"/>
    <w:rsid w:val="00EB5924"/>
    <w:rsid w:val="00EB7C4D"/>
    <w:rsid w:val="00EC3FE6"/>
    <w:rsid w:val="00EC68BC"/>
    <w:rsid w:val="00ED7D2A"/>
    <w:rsid w:val="00EE0D12"/>
    <w:rsid w:val="00EE1535"/>
    <w:rsid w:val="00EE1E1A"/>
    <w:rsid w:val="00EE3A7D"/>
    <w:rsid w:val="00EE4C7B"/>
    <w:rsid w:val="00EE7D24"/>
    <w:rsid w:val="00EE7EA7"/>
    <w:rsid w:val="00EF0166"/>
    <w:rsid w:val="00EF16E0"/>
    <w:rsid w:val="00EF28AE"/>
    <w:rsid w:val="00EF4C7E"/>
    <w:rsid w:val="00EF686A"/>
    <w:rsid w:val="00F0226E"/>
    <w:rsid w:val="00F0523C"/>
    <w:rsid w:val="00F06B13"/>
    <w:rsid w:val="00F073B7"/>
    <w:rsid w:val="00F07A70"/>
    <w:rsid w:val="00F11329"/>
    <w:rsid w:val="00F119BB"/>
    <w:rsid w:val="00F12AAA"/>
    <w:rsid w:val="00F13075"/>
    <w:rsid w:val="00F14B80"/>
    <w:rsid w:val="00F209B9"/>
    <w:rsid w:val="00F3284C"/>
    <w:rsid w:val="00F3411F"/>
    <w:rsid w:val="00F3613B"/>
    <w:rsid w:val="00F37E87"/>
    <w:rsid w:val="00F41E4D"/>
    <w:rsid w:val="00F4293E"/>
    <w:rsid w:val="00F42F41"/>
    <w:rsid w:val="00F44580"/>
    <w:rsid w:val="00F44F03"/>
    <w:rsid w:val="00F462A6"/>
    <w:rsid w:val="00F51910"/>
    <w:rsid w:val="00F52230"/>
    <w:rsid w:val="00F524D6"/>
    <w:rsid w:val="00F66051"/>
    <w:rsid w:val="00F71F7C"/>
    <w:rsid w:val="00F72DDB"/>
    <w:rsid w:val="00F7375A"/>
    <w:rsid w:val="00F73821"/>
    <w:rsid w:val="00F84246"/>
    <w:rsid w:val="00F85436"/>
    <w:rsid w:val="00F87DF6"/>
    <w:rsid w:val="00F87EE5"/>
    <w:rsid w:val="00F91B6D"/>
    <w:rsid w:val="00F92FCE"/>
    <w:rsid w:val="00F93153"/>
    <w:rsid w:val="00F943B6"/>
    <w:rsid w:val="00FA02C6"/>
    <w:rsid w:val="00FA0375"/>
    <w:rsid w:val="00FA0584"/>
    <w:rsid w:val="00FA17FE"/>
    <w:rsid w:val="00FA1B11"/>
    <w:rsid w:val="00FA20BC"/>
    <w:rsid w:val="00FA55E6"/>
    <w:rsid w:val="00FA5B1E"/>
    <w:rsid w:val="00FA624E"/>
    <w:rsid w:val="00FA62EB"/>
    <w:rsid w:val="00FA729E"/>
    <w:rsid w:val="00FB1BD9"/>
    <w:rsid w:val="00FB2DE2"/>
    <w:rsid w:val="00FB76F8"/>
    <w:rsid w:val="00FC0A65"/>
    <w:rsid w:val="00FC3D57"/>
    <w:rsid w:val="00FC58EA"/>
    <w:rsid w:val="00FC6F7D"/>
    <w:rsid w:val="00FD08F4"/>
    <w:rsid w:val="00FD0D94"/>
    <w:rsid w:val="00FD6A18"/>
    <w:rsid w:val="00FE00C3"/>
    <w:rsid w:val="00FE10B6"/>
    <w:rsid w:val="00FE11BB"/>
    <w:rsid w:val="00FF426B"/>
    <w:rsid w:val="00FF5BFB"/>
    <w:rsid w:val="00FF6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8374A74"/>
  <w15:chartTrackingRefBased/>
  <w15:docId w15:val="{5620F57A-28BA-450F-A6C4-4CA799750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30E1"/>
    <w:pPr>
      <w:spacing w:after="0" w:line="240" w:lineRule="auto"/>
    </w:pPr>
    <w:rPr>
      <w:rFonts w:ascii="Times New Roman" w:eastAsia="Times New Roman" w:hAnsi="Times New Roman" w:cs="Times New Roman"/>
      <w:sz w:val="20"/>
      <w:szCs w:val="20"/>
      <w:lang w:val="en-CA"/>
    </w:rPr>
  </w:style>
  <w:style w:type="paragraph" w:styleId="Heading1">
    <w:name w:val="heading 1"/>
    <w:basedOn w:val="Normal"/>
    <w:next w:val="Normal"/>
    <w:link w:val="Heading1Char"/>
    <w:qFormat/>
    <w:rsid w:val="00CF03B0"/>
    <w:pPr>
      <w:keepNext/>
      <w:numPr>
        <w:numId w:val="30"/>
      </w:numPr>
      <w:spacing w:before="240" w:after="120"/>
      <w:contextualSpacing/>
      <w:outlineLvl w:val="0"/>
    </w:pPr>
    <w:rPr>
      <w:rFonts w:ascii="Arial" w:hAnsi="Arial" w:cs="Arial"/>
      <w:b/>
      <w:bCs/>
      <w:kern w:val="32"/>
      <w:sz w:val="28"/>
      <w:szCs w:val="28"/>
      <w:lang w:val="en-US"/>
    </w:rPr>
  </w:style>
  <w:style w:type="paragraph" w:styleId="Heading2">
    <w:name w:val="heading 2"/>
    <w:basedOn w:val="Normal"/>
    <w:next w:val="Normal"/>
    <w:link w:val="Heading2Char"/>
    <w:uiPriority w:val="9"/>
    <w:unhideWhenUsed/>
    <w:qFormat/>
    <w:rsid w:val="003530E1"/>
    <w:pPr>
      <w:keepLines/>
      <w:numPr>
        <w:ilvl w:val="1"/>
        <w:numId w:val="30"/>
      </w:numPr>
      <w:spacing w:before="120" w:after="120"/>
      <w:outlineLvl w:val="1"/>
    </w:pPr>
    <w:rPr>
      <w:rFonts w:ascii="Arial" w:eastAsiaTheme="majorEastAsia" w:hAnsi="Arial" w:cs="Arial"/>
      <w:b/>
      <w:bCs/>
      <w:sz w:val="26"/>
      <w:szCs w:val="26"/>
      <w:lang w:val="en-US"/>
    </w:rPr>
  </w:style>
  <w:style w:type="paragraph" w:styleId="Heading3">
    <w:name w:val="heading 3"/>
    <w:basedOn w:val="Normal"/>
    <w:next w:val="Normal"/>
    <w:link w:val="Heading3Char"/>
    <w:uiPriority w:val="9"/>
    <w:semiHidden/>
    <w:unhideWhenUsed/>
    <w:qFormat/>
    <w:rsid w:val="005D56A1"/>
    <w:pPr>
      <w:keepNext/>
      <w:keepLines/>
      <w:numPr>
        <w:ilvl w:val="2"/>
        <w:numId w:val="30"/>
      </w:numPr>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3B0"/>
    <w:rPr>
      <w:rFonts w:ascii="Arial" w:eastAsia="Times New Roman" w:hAnsi="Arial" w:cs="Arial"/>
      <w:b/>
      <w:bCs/>
      <w:kern w:val="32"/>
      <w:sz w:val="28"/>
      <w:szCs w:val="28"/>
    </w:rPr>
  </w:style>
  <w:style w:type="character" w:styleId="Hyperlink">
    <w:name w:val="Hyperlink"/>
    <w:basedOn w:val="DefaultParagraphFont"/>
    <w:uiPriority w:val="99"/>
    <w:rsid w:val="00144B4D"/>
    <w:rPr>
      <w:color w:val="0000FF"/>
      <w:u w:val="single"/>
    </w:rPr>
  </w:style>
  <w:style w:type="paragraph" w:styleId="Footer">
    <w:name w:val="footer"/>
    <w:basedOn w:val="Normal"/>
    <w:link w:val="FooterChar"/>
    <w:uiPriority w:val="99"/>
    <w:rsid w:val="00144B4D"/>
    <w:pPr>
      <w:tabs>
        <w:tab w:val="center" w:pos="4320"/>
        <w:tab w:val="right" w:pos="8640"/>
      </w:tabs>
    </w:pPr>
  </w:style>
  <w:style w:type="character" w:customStyle="1" w:styleId="FooterChar">
    <w:name w:val="Footer Char"/>
    <w:basedOn w:val="DefaultParagraphFont"/>
    <w:link w:val="Footer"/>
    <w:uiPriority w:val="99"/>
    <w:rsid w:val="00144B4D"/>
    <w:rPr>
      <w:rFonts w:ascii="Times New Roman" w:eastAsia="Times New Roman" w:hAnsi="Times New Roman" w:cs="Times New Roman"/>
      <w:sz w:val="20"/>
      <w:szCs w:val="20"/>
      <w:lang w:val="en-CA"/>
    </w:rPr>
  </w:style>
  <w:style w:type="character" w:styleId="PageNumber">
    <w:name w:val="page number"/>
    <w:basedOn w:val="DefaultParagraphFont"/>
    <w:rsid w:val="00144B4D"/>
  </w:style>
  <w:style w:type="paragraph" w:styleId="Header">
    <w:name w:val="header"/>
    <w:basedOn w:val="Normal"/>
    <w:link w:val="HeaderChar"/>
    <w:rsid w:val="00144B4D"/>
    <w:pPr>
      <w:tabs>
        <w:tab w:val="center" w:pos="4320"/>
        <w:tab w:val="right" w:pos="8640"/>
      </w:tabs>
    </w:pPr>
  </w:style>
  <w:style w:type="character" w:customStyle="1" w:styleId="HeaderChar">
    <w:name w:val="Header Char"/>
    <w:basedOn w:val="DefaultParagraphFont"/>
    <w:link w:val="Header"/>
    <w:rsid w:val="00144B4D"/>
    <w:rPr>
      <w:rFonts w:ascii="Times New Roman" w:eastAsia="Times New Roman" w:hAnsi="Times New Roman" w:cs="Times New Roman"/>
      <w:sz w:val="20"/>
      <w:szCs w:val="20"/>
      <w:lang w:val="en-CA"/>
    </w:rPr>
  </w:style>
  <w:style w:type="paragraph" w:styleId="BodyText">
    <w:name w:val="Body Text"/>
    <w:basedOn w:val="Normal"/>
    <w:link w:val="BodyTextChar"/>
    <w:rsid w:val="00144B4D"/>
    <w:pPr>
      <w:tabs>
        <w:tab w:val="left" w:pos="0"/>
      </w:tabs>
      <w:suppressAutoHyphens/>
    </w:pPr>
    <w:rPr>
      <w:rFonts w:ascii="CG Times" w:hAnsi="CG Times"/>
      <w:spacing w:val="-2"/>
      <w:sz w:val="22"/>
      <w:lang w:val="en-US"/>
    </w:rPr>
  </w:style>
  <w:style w:type="character" w:customStyle="1" w:styleId="BodyTextChar">
    <w:name w:val="Body Text Char"/>
    <w:basedOn w:val="DefaultParagraphFont"/>
    <w:link w:val="BodyText"/>
    <w:rsid w:val="00144B4D"/>
    <w:rPr>
      <w:rFonts w:ascii="CG Times" w:eastAsia="Times New Roman" w:hAnsi="CG Times" w:cs="Times New Roman"/>
      <w:spacing w:val="-2"/>
      <w:szCs w:val="20"/>
    </w:rPr>
  </w:style>
  <w:style w:type="paragraph" w:customStyle="1" w:styleId="ChapterTitle">
    <w:name w:val="Chapter Title"/>
    <w:basedOn w:val="Normal"/>
    <w:next w:val="Normal"/>
    <w:rsid w:val="00144B4D"/>
    <w:pPr>
      <w:keepNext/>
      <w:keepLines/>
      <w:overflowPunct w:val="0"/>
      <w:autoSpaceDE w:val="0"/>
      <w:autoSpaceDN w:val="0"/>
      <w:adjustRightInd w:val="0"/>
      <w:spacing w:before="600"/>
      <w:jc w:val="center"/>
      <w:textAlignment w:val="baseline"/>
    </w:pPr>
    <w:rPr>
      <w:rFonts w:ascii="Arial" w:hAnsi="Arial"/>
      <w:b/>
      <w:caps/>
      <w:sz w:val="32"/>
      <w:lang w:val="en-US"/>
    </w:rPr>
  </w:style>
  <w:style w:type="paragraph" w:styleId="TOC1">
    <w:name w:val="toc 1"/>
    <w:basedOn w:val="Normal"/>
    <w:next w:val="Normal"/>
    <w:autoRedefine/>
    <w:uiPriority w:val="39"/>
    <w:rsid w:val="00372A35"/>
    <w:pPr>
      <w:tabs>
        <w:tab w:val="right" w:leader="dot" w:pos="9360"/>
      </w:tabs>
      <w:spacing w:line="360" w:lineRule="auto"/>
    </w:pPr>
    <w:rPr>
      <w:rFonts w:ascii="Times" w:eastAsia="Times" w:hAnsi="Times"/>
      <w:sz w:val="24"/>
      <w:lang w:val="en-US"/>
    </w:rPr>
  </w:style>
  <w:style w:type="paragraph" w:customStyle="1" w:styleId="Level1">
    <w:name w:val="Level 1"/>
    <w:basedOn w:val="Normal"/>
    <w:link w:val="Level1Char"/>
    <w:qFormat/>
    <w:rsid w:val="00B77CF3"/>
    <w:pPr>
      <w:numPr>
        <w:numId w:val="11"/>
      </w:numPr>
      <w:spacing w:before="120" w:after="120"/>
      <w:jc w:val="center"/>
    </w:pPr>
    <w:rPr>
      <w:rFonts w:ascii="Cambria" w:hAnsi="Cambria" w:cs="Arial"/>
      <w:b/>
      <w:sz w:val="22"/>
      <w:szCs w:val="22"/>
      <w:lang w:val="en-US"/>
    </w:rPr>
  </w:style>
  <w:style w:type="character" w:customStyle="1" w:styleId="Level2Char">
    <w:name w:val="Level 2 Char"/>
    <w:basedOn w:val="DefaultParagraphFont"/>
    <w:link w:val="Level2"/>
    <w:locked/>
    <w:rsid w:val="00B77CF3"/>
    <w:rPr>
      <w:rFonts w:ascii="Cambria" w:hAnsi="Cambria" w:cs="Arial"/>
    </w:rPr>
  </w:style>
  <w:style w:type="paragraph" w:customStyle="1" w:styleId="Level2">
    <w:name w:val="Level 2"/>
    <w:basedOn w:val="Normal"/>
    <w:link w:val="Level2Char"/>
    <w:qFormat/>
    <w:rsid w:val="00B77CF3"/>
    <w:pPr>
      <w:numPr>
        <w:ilvl w:val="1"/>
        <w:numId w:val="11"/>
      </w:numPr>
      <w:spacing w:before="120" w:after="120"/>
      <w:jc w:val="center"/>
    </w:pPr>
    <w:rPr>
      <w:rFonts w:ascii="Cambria" w:eastAsiaTheme="minorHAnsi" w:hAnsi="Cambria" w:cs="Arial"/>
      <w:sz w:val="22"/>
      <w:szCs w:val="22"/>
      <w:lang w:val="en-US"/>
    </w:rPr>
  </w:style>
  <w:style w:type="character" w:customStyle="1" w:styleId="Level3Char">
    <w:name w:val="Level 3 Char"/>
    <w:basedOn w:val="DefaultParagraphFont"/>
    <w:link w:val="Level3"/>
    <w:locked/>
    <w:rsid w:val="00B77CF3"/>
    <w:rPr>
      <w:rFonts w:ascii="Cambria" w:hAnsi="Cambria" w:cs="Arial"/>
    </w:rPr>
  </w:style>
  <w:style w:type="paragraph" w:customStyle="1" w:styleId="Level3">
    <w:name w:val="Level 3"/>
    <w:basedOn w:val="Normal"/>
    <w:link w:val="Level3Char"/>
    <w:qFormat/>
    <w:rsid w:val="00B77CF3"/>
    <w:pPr>
      <w:numPr>
        <w:ilvl w:val="2"/>
        <w:numId w:val="11"/>
      </w:numPr>
      <w:spacing w:before="40" w:after="40"/>
      <w:jc w:val="center"/>
    </w:pPr>
    <w:rPr>
      <w:rFonts w:ascii="Cambria" w:eastAsiaTheme="minorHAnsi" w:hAnsi="Cambria" w:cs="Arial"/>
      <w:sz w:val="22"/>
      <w:szCs w:val="22"/>
      <w:lang w:val="en-US"/>
    </w:rPr>
  </w:style>
  <w:style w:type="numbering" w:customStyle="1" w:styleId="List1">
    <w:name w:val="List1"/>
    <w:uiPriority w:val="99"/>
    <w:rsid w:val="00B77CF3"/>
    <w:pPr>
      <w:numPr>
        <w:numId w:val="7"/>
      </w:numPr>
    </w:pPr>
  </w:style>
  <w:style w:type="paragraph" w:styleId="ListParagraph">
    <w:name w:val="List Paragraph"/>
    <w:basedOn w:val="Normal"/>
    <w:uiPriority w:val="34"/>
    <w:qFormat/>
    <w:rsid w:val="00DF0C94"/>
    <w:pPr>
      <w:numPr>
        <w:numId w:val="24"/>
      </w:numPr>
      <w:spacing w:after="120"/>
      <w:ind w:left="1627"/>
      <w:contextualSpacing/>
    </w:pPr>
    <w:rPr>
      <w:rFonts w:ascii="Arial" w:hAnsi="Arial" w:cs="Arial"/>
      <w:sz w:val="22"/>
      <w:szCs w:val="22"/>
      <w:lang w:val="en-US"/>
    </w:rPr>
  </w:style>
  <w:style w:type="character" w:customStyle="1" w:styleId="Level1Char">
    <w:name w:val="Level 1 Char"/>
    <w:basedOn w:val="DefaultParagraphFont"/>
    <w:link w:val="Level1"/>
    <w:locked/>
    <w:rsid w:val="00E1241E"/>
    <w:rPr>
      <w:rFonts w:ascii="Cambria" w:eastAsia="Times New Roman" w:hAnsi="Cambria" w:cs="Arial"/>
      <w:b/>
    </w:rPr>
  </w:style>
  <w:style w:type="character" w:styleId="CommentReference">
    <w:name w:val="annotation reference"/>
    <w:basedOn w:val="DefaultParagraphFont"/>
    <w:uiPriority w:val="99"/>
    <w:semiHidden/>
    <w:unhideWhenUsed/>
    <w:rsid w:val="00DE68D6"/>
    <w:rPr>
      <w:sz w:val="16"/>
      <w:szCs w:val="16"/>
    </w:rPr>
  </w:style>
  <w:style w:type="paragraph" w:styleId="CommentText">
    <w:name w:val="annotation text"/>
    <w:basedOn w:val="Normal"/>
    <w:link w:val="CommentTextChar"/>
    <w:uiPriority w:val="99"/>
    <w:semiHidden/>
    <w:unhideWhenUsed/>
    <w:rsid w:val="00DE68D6"/>
  </w:style>
  <w:style w:type="character" w:customStyle="1" w:styleId="CommentTextChar">
    <w:name w:val="Comment Text Char"/>
    <w:basedOn w:val="DefaultParagraphFont"/>
    <w:link w:val="CommentText"/>
    <w:uiPriority w:val="99"/>
    <w:semiHidden/>
    <w:rsid w:val="00DE68D6"/>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DE68D6"/>
    <w:rPr>
      <w:b/>
      <w:bCs/>
    </w:rPr>
  </w:style>
  <w:style w:type="character" w:customStyle="1" w:styleId="CommentSubjectChar">
    <w:name w:val="Comment Subject Char"/>
    <w:basedOn w:val="CommentTextChar"/>
    <w:link w:val="CommentSubject"/>
    <w:uiPriority w:val="99"/>
    <w:semiHidden/>
    <w:rsid w:val="00DE68D6"/>
    <w:rPr>
      <w:rFonts w:ascii="Times New Roman" w:eastAsia="Times New Roman" w:hAnsi="Times New Roman" w:cs="Times New Roman"/>
      <w:b/>
      <w:bCs/>
      <w:sz w:val="20"/>
      <w:szCs w:val="20"/>
      <w:lang w:val="en-CA"/>
    </w:rPr>
  </w:style>
  <w:style w:type="paragraph" w:styleId="BalloonText">
    <w:name w:val="Balloon Text"/>
    <w:basedOn w:val="Normal"/>
    <w:link w:val="BalloonTextChar"/>
    <w:uiPriority w:val="99"/>
    <w:semiHidden/>
    <w:unhideWhenUsed/>
    <w:rsid w:val="00DE68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8D6"/>
    <w:rPr>
      <w:rFonts w:ascii="Segoe UI" w:eastAsia="Times New Roman" w:hAnsi="Segoe UI" w:cs="Segoe UI"/>
      <w:sz w:val="18"/>
      <w:szCs w:val="18"/>
      <w:lang w:val="en-CA"/>
    </w:rPr>
  </w:style>
  <w:style w:type="character" w:customStyle="1" w:styleId="Heading2Char">
    <w:name w:val="Heading 2 Char"/>
    <w:basedOn w:val="DefaultParagraphFont"/>
    <w:link w:val="Heading2"/>
    <w:uiPriority w:val="9"/>
    <w:rsid w:val="003530E1"/>
    <w:rPr>
      <w:rFonts w:ascii="Arial" w:eastAsiaTheme="majorEastAsia" w:hAnsi="Arial" w:cs="Arial"/>
      <w:b/>
      <w:bCs/>
      <w:sz w:val="26"/>
      <w:szCs w:val="26"/>
    </w:rPr>
  </w:style>
  <w:style w:type="paragraph" w:customStyle="1" w:styleId="ParagraphBody">
    <w:name w:val="Paragraph Body"/>
    <w:basedOn w:val="Normal"/>
    <w:next w:val="Normal"/>
    <w:link w:val="ParagraphBodyChar"/>
    <w:qFormat/>
    <w:rsid w:val="003530E1"/>
    <w:pPr>
      <w:autoSpaceDE w:val="0"/>
      <w:autoSpaceDN w:val="0"/>
      <w:adjustRightInd w:val="0"/>
      <w:spacing w:after="240"/>
      <w:ind w:left="576"/>
    </w:pPr>
    <w:rPr>
      <w:rFonts w:ascii="Arial" w:eastAsiaTheme="minorHAnsi" w:hAnsi="Arial" w:cs="Arial"/>
      <w:sz w:val="22"/>
      <w:szCs w:val="22"/>
      <w:lang w:val="en-US"/>
    </w:rPr>
  </w:style>
  <w:style w:type="paragraph" w:styleId="FootnoteText">
    <w:name w:val="footnote text"/>
    <w:basedOn w:val="Normal"/>
    <w:link w:val="FootnoteTextChar"/>
    <w:uiPriority w:val="99"/>
    <w:semiHidden/>
    <w:unhideWhenUsed/>
    <w:rsid w:val="00E27017"/>
  </w:style>
  <w:style w:type="character" w:customStyle="1" w:styleId="ParagraphBodyChar">
    <w:name w:val="Paragraph Body Char"/>
    <w:basedOn w:val="DefaultParagraphFont"/>
    <w:link w:val="ParagraphBody"/>
    <w:rsid w:val="003530E1"/>
    <w:rPr>
      <w:rFonts w:ascii="Arial" w:hAnsi="Arial" w:cs="Arial"/>
    </w:rPr>
  </w:style>
  <w:style w:type="character" w:customStyle="1" w:styleId="FootnoteTextChar">
    <w:name w:val="Footnote Text Char"/>
    <w:basedOn w:val="DefaultParagraphFont"/>
    <w:link w:val="FootnoteText"/>
    <w:uiPriority w:val="99"/>
    <w:semiHidden/>
    <w:rsid w:val="00E27017"/>
    <w:rPr>
      <w:rFonts w:ascii="Times New Roman" w:eastAsia="Times New Roman" w:hAnsi="Times New Roman" w:cs="Times New Roman"/>
      <w:sz w:val="20"/>
      <w:szCs w:val="20"/>
      <w:lang w:val="en-CA"/>
    </w:rPr>
  </w:style>
  <w:style w:type="character" w:styleId="FootnoteReference">
    <w:name w:val="footnote reference"/>
    <w:basedOn w:val="DefaultParagraphFont"/>
    <w:uiPriority w:val="99"/>
    <w:semiHidden/>
    <w:unhideWhenUsed/>
    <w:rsid w:val="00E27017"/>
    <w:rPr>
      <w:vertAlign w:val="superscript"/>
    </w:rPr>
  </w:style>
  <w:style w:type="character" w:styleId="Strong">
    <w:name w:val="Strong"/>
    <w:basedOn w:val="DefaultParagraphFont"/>
    <w:uiPriority w:val="22"/>
    <w:qFormat/>
    <w:rsid w:val="001175BB"/>
    <w:rPr>
      <w:rFonts w:ascii="Times New Roman" w:hAnsi="Times New Roman"/>
      <w:b/>
      <w:bCs/>
      <w:sz w:val="20"/>
    </w:rPr>
  </w:style>
  <w:style w:type="character" w:styleId="Emphasis">
    <w:name w:val="Emphasis"/>
    <w:basedOn w:val="DefaultParagraphFont"/>
    <w:uiPriority w:val="20"/>
    <w:qFormat/>
    <w:rsid w:val="006C1C00"/>
    <w:rPr>
      <w:i/>
      <w:iCs/>
    </w:rPr>
  </w:style>
  <w:style w:type="paragraph" w:customStyle="1" w:styleId="MissingInfo">
    <w:name w:val="Missing Info"/>
    <w:basedOn w:val="Normal"/>
    <w:next w:val="Normal"/>
    <w:link w:val="MissingInfoChar"/>
    <w:qFormat/>
    <w:rsid w:val="00B90D6E"/>
    <w:rPr>
      <w:rFonts w:ascii="Arial Bold" w:hAnsi="Arial Bold"/>
      <w:b/>
      <w:bCs/>
      <w:caps/>
      <w:sz w:val="22"/>
    </w:rPr>
  </w:style>
  <w:style w:type="character" w:customStyle="1" w:styleId="MissingInfoChar">
    <w:name w:val="Missing Info Char"/>
    <w:basedOn w:val="ParagraphBodyChar"/>
    <w:link w:val="MissingInfo"/>
    <w:rsid w:val="00B90D6E"/>
    <w:rPr>
      <w:rFonts w:ascii="Arial Bold" w:eastAsia="Times New Roman" w:hAnsi="Arial Bold" w:cs="Times New Roman"/>
      <w:b/>
      <w:bCs/>
      <w:caps/>
      <w:szCs w:val="20"/>
      <w:lang w:val="en-CA"/>
    </w:rPr>
  </w:style>
  <w:style w:type="character" w:customStyle="1" w:styleId="Heading3Char">
    <w:name w:val="Heading 3 Char"/>
    <w:basedOn w:val="DefaultParagraphFont"/>
    <w:link w:val="Heading3"/>
    <w:uiPriority w:val="9"/>
    <w:semiHidden/>
    <w:rsid w:val="005D56A1"/>
    <w:rPr>
      <w:rFonts w:asciiTheme="majorHAnsi" w:eastAsiaTheme="majorEastAsia" w:hAnsiTheme="majorHAnsi" w:cstheme="majorBidi"/>
      <w:color w:val="1F4D78" w:themeColor="accent1" w:themeShade="7F"/>
      <w:sz w:val="24"/>
      <w:szCs w:val="24"/>
      <w:lang w:val="en-CA"/>
    </w:rPr>
  </w:style>
  <w:style w:type="paragraph" w:styleId="TOCHeading">
    <w:name w:val="TOC Heading"/>
    <w:basedOn w:val="Heading1"/>
    <w:next w:val="Normal"/>
    <w:uiPriority w:val="39"/>
    <w:unhideWhenUsed/>
    <w:qFormat/>
    <w:rsid w:val="000501C8"/>
    <w:pPr>
      <w:keepLines/>
      <w:numPr>
        <w:numId w:val="0"/>
      </w:numPr>
      <w:spacing w:after="0" w:line="259" w:lineRule="auto"/>
      <w:contextualSpacing w:val="0"/>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0501C8"/>
    <w:pPr>
      <w:spacing w:after="100"/>
      <w:ind w:left="200"/>
    </w:pPr>
  </w:style>
  <w:style w:type="table" w:styleId="TableGrid">
    <w:name w:val="Table Grid"/>
    <w:basedOn w:val="TableNormal"/>
    <w:uiPriority w:val="39"/>
    <w:rsid w:val="00450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DF0C94"/>
    <w:pPr>
      <w:spacing w:before="200" w:after="200"/>
      <w:jc w:val="center"/>
    </w:pPr>
    <w:rPr>
      <w:b/>
      <w:bCs/>
      <w:i/>
      <w:iCs/>
      <w:szCs w:val="18"/>
    </w:rPr>
  </w:style>
  <w:style w:type="paragraph" w:customStyle="1" w:styleId="Appendix">
    <w:name w:val="Appendix"/>
    <w:basedOn w:val="Caption"/>
    <w:link w:val="AppendixChar"/>
    <w:qFormat/>
    <w:rsid w:val="00EE7EA7"/>
    <w:pPr>
      <w:outlineLvl w:val="0"/>
    </w:pPr>
    <w:rPr>
      <w:rFonts w:ascii="Arial" w:hAnsi="Arial" w:cs="Arial"/>
      <w:sz w:val="28"/>
      <w:szCs w:val="28"/>
    </w:rPr>
  </w:style>
  <w:style w:type="character" w:customStyle="1" w:styleId="CaptionChar">
    <w:name w:val="Caption Char"/>
    <w:basedOn w:val="DefaultParagraphFont"/>
    <w:link w:val="Caption"/>
    <w:uiPriority w:val="35"/>
    <w:rsid w:val="00DF0C94"/>
    <w:rPr>
      <w:rFonts w:ascii="Times New Roman" w:eastAsia="Times New Roman" w:hAnsi="Times New Roman" w:cs="Times New Roman"/>
      <w:b/>
      <w:bCs/>
      <w:i/>
      <w:iCs/>
      <w:sz w:val="20"/>
      <w:szCs w:val="18"/>
      <w:lang w:val="en-CA"/>
    </w:rPr>
  </w:style>
  <w:style w:type="character" w:customStyle="1" w:styleId="AppendixChar">
    <w:name w:val="Appendix Char"/>
    <w:basedOn w:val="CaptionChar"/>
    <w:link w:val="Appendix"/>
    <w:rsid w:val="00EE7EA7"/>
    <w:rPr>
      <w:rFonts w:ascii="Arial" w:eastAsia="Times New Roman" w:hAnsi="Arial" w:cs="Arial"/>
      <w:b/>
      <w:bCs/>
      <w:i/>
      <w:iCs/>
      <w:sz w:val="28"/>
      <w:szCs w:val="28"/>
      <w:lang w:val="en-CA"/>
    </w:rPr>
  </w:style>
  <w:style w:type="paragraph" w:styleId="TableofFigures">
    <w:name w:val="table of figures"/>
    <w:basedOn w:val="Normal"/>
    <w:next w:val="Normal"/>
    <w:uiPriority w:val="99"/>
    <w:unhideWhenUsed/>
    <w:rsid w:val="00A43B2D"/>
  </w:style>
  <w:style w:type="paragraph" w:styleId="Revision">
    <w:name w:val="Revision"/>
    <w:hidden/>
    <w:uiPriority w:val="99"/>
    <w:semiHidden/>
    <w:rsid w:val="00EE1535"/>
    <w:pPr>
      <w:spacing w:after="0" w:line="240" w:lineRule="auto"/>
    </w:pPr>
    <w:rPr>
      <w:rFonts w:ascii="Times New Roman" w:eastAsia="Times New Roman" w:hAnsi="Times New Roman" w:cs="Times New Roman"/>
      <w:sz w:val="20"/>
      <w:szCs w:val="20"/>
      <w:lang w:val="en-CA"/>
    </w:rPr>
  </w:style>
  <w:style w:type="character" w:styleId="PlaceholderText">
    <w:name w:val="Placeholder Text"/>
    <w:basedOn w:val="DefaultParagraphFont"/>
    <w:uiPriority w:val="99"/>
    <w:semiHidden/>
    <w:rsid w:val="00F660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8985">
      <w:bodyDiv w:val="1"/>
      <w:marLeft w:val="0"/>
      <w:marRight w:val="0"/>
      <w:marTop w:val="0"/>
      <w:marBottom w:val="0"/>
      <w:divBdr>
        <w:top w:val="none" w:sz="0" w:space="0" w:color="auto"/>
        <w:left w:val="none" w:sz="0" w:space="0" w:color="auto"/>
        <w:bottom w:val="none" w:sz="0" w:space="0" w:color="auto"/>
        <w:right w:val="none" w:sz="0" w:space="0" w:color="auto"/>
      </w:divBdr>
    </w:div>
    <w:div w:id="16515782">
      <w:bodyDiv w:val="1"/>
      <w:marLeft w:val="0"/>
      <w:marRight w:val="0"/>
      <w:marTop w:val="0"/>
      <w:marBottom w:val="0"/>
      <w:divBdr>
        <w:top w:val="none" w:sz="0" w:space="0" w:color="auto"/>
        <w:left w:val="none" w:sz="0" w:space="0" w:color="auto"/>
        <w:bottom w:val="none" w:sz="0" w:space="0" w:color="auto"/>
        <w:right w:val="none" w:sz="0" w:space="0" w:color="auto"/>
      </w:divBdr>
    </w:div>
    <w:div w:id="23675142">
      <w:bodyDiv w:val="1"/>
      <w:marLeft w:val="0"/>
      <w:marRight w:val="0"/>
      <w:marTop w:val="0"/>
      <w:marBottom w:val="0"/>
      <w:divBdr>
        <w:top w:val="none" w:sz="0" w:space="0" w:color="auto"/>
        <w:left w:val="none" w:sz="0" w:space="0" w:color="auto"/>
        <w:bottom w:val="none" w:sz="0" w:space="0" w:color="auto"/>
        <w:right w:val="none" w:sz="0" w:space="0" w:color="auto"/>
      </w:divBdr>
    </w:div>
    <w:div w:id="25253818">
      <w:bodyDiv w:val="1"/>
      <w:marLeft w:val="0"/>
      <w:marRight w:val="0"/>
      <w:marTop w:val="0"/>
      <w:marBottom w:val="0"/>
      <w:divBdr>
        <w:top w:val="none" w:sz="0" w:space="0" w:color="auto"/>
        <w:left w:val="none" w:sz="0" w:space="0" w:color="auto"/>
        <w:bottom w:val="none" w:sz="0" w:space="0" w:color="auto"/>
        <w:right w:val="none" w:sz="0" w:space="0" w:color="auto"/>
      </w:divBdr>
    </w:div>
    <w:div w:id="34620202">
      <w:bodyDiv w:val="1"/>
      <w:marLeft w:val="0"/>
      <w:marRight w:val="0"/>
      <w:marTop w:val="0"/>
      <w:marBottom w:val="0"/>
      <w:divBdr>
        <w:top w:val="none" w:sz="0" w:space="0" w:color="auto"/>
        <w:left w:val="none" w:sz="0" w:space="0" w:color="auto"/>
        <w:bottom w:val="none" w:sz="0" w:space="0" w:color="auto"/>
        <w:right w:val="none" w:sz="0" w:space="0" w:color="auto"/>
      </w:divBdr>
    </w:div>
    <w:div w:id="41755588">
      <w:bodyDiv w:val="1"/>
      <w:marLeft w:val="0"/>
      <w:marRight w:val="0"/>
      <w:marTop w:val="0"/>
      <w:marBottom w:val="0"/>
      <w:divBdr>
        <w:top w:val="none" w:sz="0" w:space="0" w:color="auto"/>
        <w:left w:val="none" w:sz="0" w:space="0" w:color="auto"/>
        <w:bottom w:val="none" w:sz="0" w:space="0" w:color="auto"/>
        <w:right w:val="none" w:sz="0" w:space="0" w:color="auto"/>
      </w:divBdr>
    </w:div>
    <w:div w:id="51855830">
      <w:bodyDiv w:val="1"/>
      <w:marLeft w:val="0"/>
      <w:marRight w:val="0"/>
      <w:marTop w:val="0"/>
      <w:marBottom w:val="0"/>
      <w:divBdr>
        <w:top w:val="none" w:sz="0" w:space="0" w:color="auto"/>
        <w:left w:val="none" w:sz="0" w:space="0" w:color="auto"/>
        <w:bottom w:val="none" w:sz="0" w:space="0" w:color="auto"/>
        <w:right w:val="none" w:sz="0" w:space="0" w:color="auto"/>
      </w:divBdr>
    </w:div>
    <w:div w:id="72550945">
      <w:bodyDiv w:val="1"/>
      <w:marLeft w:val="0"/>
      <w:marRight w:val="0"/>
      <w:marTop w:val="0"/>
      <w:marBottom w:val="0"/>
      <w:divBdr>
        <w:top w:val="none" w:sz="0" w:space="0" w:color="auto"/>
        <w:left w:val="none" w:sz="0" w:space="0" w:color="auto"/>
        <w:bottom w:val="none" w:sz="0" w:space="0" w:color="auto"/>
        <w:right w:val="none" w:sz="0" w:space="0" w:color="auto"/>
      </w:divBdr>
    </w:div>
    <w:div w:id="90325128">
      <w:bodyDiv w:val="1"/>
      <w:marLeft w:val="0"/>
      <w:marRight w:val="0"/>
      <w:marTop w:val="0"/>
      <w:marBottom w:val="0"/>
      <w:divBdr>
        <w:top w:val="none" w:sz="0" w:space="0" w:color="auto"/>
        <w:left w:val="none" w:sz="0" w:space="0" w:color="auto"/>
        <w:bottom w:val="none" w:sz="0" w:space="0" w:color="auto"/>
        <w:right w:val="none" w:sz="0" w:space="0" w:color="auto"/>
      </w:divBdr>
    </w:div>
    <w:div w:id="99960688">
      <w:bodyDiv w:val="1"/>
      <w:marLeft w:val="0"/>
      <w:marRight w:val="0"/>
      <w:marTop w:val="0"/>
      <w:marBottom w:val="0"/>
      <w:divBdr>
        <w:top w:val="none" w:sz="0" w:space="0" w:color="auto"/>
        <w:left w:val="none" w:sz="0" w:space="0" w:color="auto"/>
        <w:bottom w:val="none" w:sz="0" w:space="0" w:color="auto"/>
        <w:right w:val="none" w:sz="0" w:space="0" w:color="auto"/>
      </w:divBdr>
    </w:div>
    <w:div w:id="138889071">
      <w:bodyDiv w:val="1"/>
      <w:marLeft w:val="0"/>
      <w:marRight w:val="0"/>
      <w:marTop w:val="0"/>
      <w:marBottom w:val="0"/>
      <w:divBdr>
        <w:top w:val="none" w:sz="0" w:space="0" w:color="auto"/>
        <w:left w:val="none" w:sz="0" w:space="0" w:color="auto"/>
        <w:bottom w:val="none" w:sz="0" w:space="0" w:color="auto"/>
        <w:right w:val="none" w:sz="0" w:space="0" w:color="auto"/>
      </w:divBdr>
    </w:div>
    <w:div w:id="146635829">
      <w:bodyDiv w:val="1"/>
      <w:marLeft w:val="0"/>
      <w:marRight w:val="0"/>
      <w:marTop w:val="0"/>
      <w:marBottom w:val="0"/>
      <w:divBdr>
        <w:top w:val="none" w:sz="0" w:space="0" w:color="auto"/>
        <w:left w:val="none" w:sz="0" w:space="0" w:color="auto"/>
        <w:bottom w:val="none" w:sz="0" w:space="0" w:color="auto"/>
        <w:right w:val="none" w:sz="0" w:space="0" w:color="auto"/>
      </w:divBdr>
    </w:div>
    <w:div w:id="150604061">
      <w:bodyDiv w:val="1"/>
      <w:marLeft w:val="0"/>
      <w:marRight w:val="0"/>
      <w:marTop w:val="0"/>
      <w:marBottom w:val="0"/>
      <w:divBdr>
        <w:top w:val="none" w:sz="0" w:space="0" w:color="auto"/>
        <w:left w:val="none" w:sz="0" w:space="0" w:color="auto"/>
        <w:bottom w:val="none" w:sz="0" w:space="0" w:color="auto"/>
        <w:right w:val="none" w:sz="0" w:space="0" w:color="auto"/>
      </w:divBdr>
    </w:div>
    <w:div w:id="152718167">
      <w:bodyDiv w:val="1"/>
      <w:marLeft w:val="0"/>
      <w:marRight w:val="0"/>
      <w:marTop w:val="0"/>
      <w:marBottom w:val="0"/>
      <w:divBdr>
        <w:top w:val="none" w:sz="0" w:space="0" w:color="auto"/>
        <w:left w:val="none" w:sz="0" w:space="0" w:color="auto"/>
        <w:bottom w:val="none" w:sz="0" w:space="0" w:color="auto"/>
        <w:right w:val="none" w:sz="0" w:space="0" w:color="auto"/>
      </w:divBdr>
    </w:div>
    <w:div w:id="155387815">
      <w:bodyDiv w:val="1"/>
      <w:marLeft w:val="0"/>
      <w:marRight w:val="0"/>
      <w:marTop w:val="0"/>
      <w:marBottom w:val="0"/>
      <w:divBdr>
        <w:top w:val="none" w:sz="0" w:space="0" w:color="auto"/>
        <w:left w:val="none" w:sz="0" w:space="0" w:color="auto"/>
        <w:bottom w:val="none" w:sz="0" w:space="0" w:color="auto"/>
        <w:right w:val="none" w:sz="0" w:space="0" w:color="auto"/>
      </w:divBdr>
    </w:div>
    <w:div w:id="163933486">
      <w:bodyDiv w:val="1"/>
      <w:marLeft w:val="0"/>
      <w:marRight w:val="0"/>
      <w:marTop w:val="0"/>
      <w:marBottom w:val="0"/>
      <w:divBdr>
        <w:top w:val="none" w:sz="0" w:space="0" w:color="auto"/>
        <w:left w:val="none" w:sz="0" w:space="0" w:color="auto"/>
        <w:bottom w:val="none" w:sz="0" w:space="0" w:color="auto"/>
        <w:right w:val="none" w:sz="0" w:space="0" w:color="auto"/>
      </w:divBdr>
    </w:div>
    <w:div w:id="203374600">
      <w:bodyDiv w:val="1"/>
      <w:marLeft w:val="0"/>
      <w:marRight w:val="0"/>
      <w:marTop w:val="0"/>
      <w:marBottom w:val="0"/>
      <w:divBdr>
        <w:top w:val="none" w:sz="0" w:space="0" w:color="auto"/>
        <w:left w:val="none" w:sz="0" w:space="0" w:color="auto"/>
        <w:bottom w:val="none" w:sz="0" w:space="0" w:color="auto"/>
        <w:right w:val="none" w:sz="0" w:space="0" w:color="auto"/>
      </w:divBdr>
    </w:div>
    <w:div w:id="203912355">
      <w:bodyDiv w:val="1"/>
      <w:marLeft w:val="0"/>
      <w:marRight w:val="0"/>
      <w:marTop w:val="0"/>
      <w:marBottom w:val="0"/>
      <w:divBdr>
        <w:top w:val="none" w:sz="0" w:space="0" w:color="auto"/>
        <w:left w:val="none" w:sz="0" w:space="0" w:color="auto"/>
        <w:bottom w:val="none" w:sz="0" w:space="0" w:color="auto"/>
        <w:right w:val="none" w:sz="0" w:space="0" w:color="auto"/>
      </w:divBdr>
    </w:div>
    <w:div w:id="217711854">
      <w:bodyDiv w:val="1"/>
      <w:marLeft w:val="0"/>
      <w:marRight w:val="0"/>
      <w:marTop w:val="0"/>
      <w:marBottom w:val="0"/>
      <w:divBdr>
        <w:top w:val="none" w:sz="0" w:space="0" w:color="auto"/>
        <w:left w:val="none" w:sz="0" w:space="0" w:color="auto"/>
        <w:bottom w:val="none" w:sz="0" w:space="0" w:color="auto"/>
        <w:right w:val="none" w:sz="0" w:space="0" w:color="auto"/>
      </w:divBdr>
    </w:div>
    <w:div w:id="219051479">
      <w:bodyDiv w:val="1"/>
      <w:marLeft w:val="0"/>
      <w:marRight w:val="0"/>
      <w:marTop w:val="0"/>
      <w:marBottom w:val="0"/>
      <w:divBdr>
        <w:top w:val="none" w:sz="0" w:space="0" w:color="auto"/>
        <w:left w:val="none" w:sz="0" w:space="0" w:color="auto"/>
        <w:bottom w:val="none" w:sz="0" w:space="0" w:color="auto"/>
        <w:right w:val="none" w:sz="0" w:space="0" w:color="auto"/>
      </w:divBdr>
    </w:div>
    <w:div w:id="229191124">
      <w:bodyDiv w:val="1"/>
      <w:marLeft w:val="0"/>
      <w:marRight w:val="0"/>
      <w:marTop w:val="0"/>
      <w:marBottom w:val="0"/>
      <w:divBdr>
        <w:top w:val="none" w:sz="0" w:space="0" w:color="auto"/>
        <w:left w:val="none" w:sz="0" w:space="0" w:color="auto"/>
        <w:bottom w:val="none" w:sz="0" w:space="0" w:color="auto"/>
        <w:right w:val="none" w:sz="0" w:space="0" w:color="auto"/>
      </w:divBdr>
    </w:div>
    <w:div w:id="243690305">
      <w:bodyDiv w:val="1"/>
      <w:marLeft w:val="0"/>
      <w:marRight w:val="0"/>
      <w:marTop w:val="0"/>
      <w:marBottom w:val="0"/>
      <w:divBdr>
        <w:top w:val="none" w:sz="0" w:space="0" w:color="auto"/>
        <w:left w:val="none" w:sz="0" w:space="0" w:color="auto"/>
        <w:bottom w:val="none" w:sz="0" w:space="0" w:color="auto"/>
        <w:right w:val="none" w:sz="0" w:space="0" w:color="auto"/>
      </w:divBdr>
    </w:div>
    <w:div w:id="299464462">
      <w:bodyDiv w:val="1"/>
      <w:marLeft w:val="0"/>
      <w:marRight w:val="0"/>
      <w:marTop w:val="0"/>
      <w:marBottom w:val="0"/>
      <w:divBdr>
        <w:top w:val="none" w:sz="0" w:space="0" w:color="auto"/>
        <w:left w:val="none" w:sz="0" w:space="0" w:color="auto"/>
        <w:bottom w:val="none" w:sz="0" w:space="0" w:color="auto"/>
        <w:right w:val="none" w:sz="0" w:space="0" w:color="auto"/>
      </w:divBdr>
    </w:div>
    <w:div w:id="299768294">
      <w:bodyDiv w:val="1"/>
      <w:marLeft w:val="0"/>
      <w:marRight w:val="0"/>
      <w:marTop w:val="0"/>
      <w:marBottom w:val="0"/>
      <w:divBdr>
        <w:top w:val="none" w:sz="0" w:space="0" w:color="auto"/>
        <w:left w:val="none" w:sz="0" w:space="0" w:color="auto"/>
        <w:bottom w:val="none" w:sz="0" w:space="0" w:color="auto"/>
        <w:right w:val="none" w:sz="0" w:space="0" w:color="auto"/>
      </w:divBdr>
    </w:div>
    <w:div w:id="303314251">
      <w:bodyDiv w:val="1"/>
      <w:marLeft w:val="0"/>
      <w:marRight w:val="0"/>
      <w:marTop w:val="0"/>
      <w:marBottom w:val="0"/>
      <w:divBdr>
        <w:top w:val="none" w:sz="0" w:space="0" w:color="auto"/>
        <w:left w:val="none" w:sz="0" w:space="0" w:color="auto"/>
        <w:bottom w:val="none" w:sz="0" w:space="0" w:color="auto"/>
        <w:right w:val="none" w:sz="0" w:space="0" w:color="auto"/>
      </w:divBdr>
    </w:div>
    <w:div w:id="336617576">
      <w:bodyDiv w:val="1"/>
      <w:marLeft w:val="0"/>
      <w:marRight w:val="0"/>
      <w:marTop w:val="0"/>
      <w:marBottom w:val="0"/>
      <w:divBdr>
        <w:top w:val="none" w:sz="0" w:space="0" w:color="auto"/>
        <w:left w:val="none" w:sz="0" w:space="0" w:color="auto"/>
        <w:bottom w:val="none" w:sz="0" w:space="0" w:color="auto"/>
        <w:right w:val="none" w:sz="0" w:space="0" w:color="auto"/>
      </w:divBdr>
    </w:div>
    <w:div w:id="342510100">
      <w:bodyDiv w:val="1"/>
      <w:marLeft w:val="0"/>
      <w:marRight w:val="0"/>
      <w:marTop w:val="0"/>
      <w:marBottom w:val="0"/>
      <w:divBdr>
        <w:top w:val="none" w:sz="0" w:space="0" w:color="auto"/>
        <w:left w:val="none" w:sz="0" w:space="0" w:color="auto"/>
        <w:bottom w:val="none" w:sz="0" w:space="0" w:color="auto"/>
        <w:right w:val="none" w:sz="0" w:space="0" w:color="auto"/>
      </w:divBdr>
    </w:div>
    <w:div w:id="344327441">
      <w:bodyDiv w:val="1"/>
      <w:marLeft w:val="0"/>
      <w:marRight w:val="0"/>
      <w:marTop w:val="0"/>
      <w:marBottom w:val="0"/>
      <w:divBdr>
        <w:top w:val="none" w:sz="0" w:space="0" w:color="auto"/>
        <w:left w:val="none" w:sz="0" w:space="0" w:color="auto"/>
        <w:bottom w:val="none" w:sz="0" w:space="0" w:color="auto"/>
        <w:right w:val="none" w:sz="0" w:space="0" w:color="auto"/>
      </w:divBdr>
    </w:div>
    <w:div w:id="346293090">
      <w:bodyDiv w:val="1"/>
      <w:marLeft w:val="0"/>
      <w:marRight w:val="0"/>
      <w:marTop w:val="0"/>
      <w:marBottom w:val="0"/>
      <w:divBdr>
        <w:top w:val="none" w:sz="0" w:space="0" w:color="auto"/>
        <w:left w:val="none" w:sz="0" w:space="0" w:color="auto"/>
        <w:bottom w:val="none" w:sz="0" w:space="0" w:color="auto"/>
        <w:right w:val="none" w:sz="0" w:space="0" w:color="auto"/>
      </w:divBdr>
    </w:div>
    <w:div w:id="410156875">
      <w:bodyDiv w:val="1"/>
      <w:marLeft w:val="0"/>
      <w:marRight w:val="0"/>
      <w:marTop w:val="0"/>
      <w:marBottom w:val="0"/>
      <w:divBdr>
        <w:top w:val="none" w:sz="0" w:space="0" w:color="auto"/>
        <w:left w:val="none" w:sz="0" w:space="0" w:color="auto"/>
        <w:bottom w:val="none" w:sz="0" w:space="0" w:color="auto"/>
        <w:right w:val="none" w:sz="0" w:space="0" w:color="auto"/>
      </w:divBdr>
    </w:div>
    <w:div w:id="439183950">
      <w:bodyDiv w:val="1"/>
      <w:marLeft w:val="0"/>
      <w:marRight w:val="0"/>
      <w:marTop w:val="0"/>
      <w:marBottom w:val="0"/>
      <w:divBdr>
        <w:top w:val="none" w:sz="0" w:space="0" w:color="auto"/>
        <w:left w:val="none" w:sz="0" w:space="0" w:color="auto"/>
        <w:bottom w:val="none" w:sz="0" w:space="0" w:color="auto"/>
        <w:right w:val="none" w:sz="0" w:space="0" w:color="auto"/>
      </w:divBdr>
    </w:div>
    <w:div w:id="477694315">
      <w:bodyDiv w:val="1"/>
      <w:marLeft w:val="0"/>
      <w:marRight w:val="0"/>
      <w:marTop w:val="0"/>
      <w:marBottom w:val="0"/>
      <w:divBdr>
        <w:top w:val="none" w:sz="0" w:space="0" w:color="auto"/>
        <w:left w:val="none" w:sz="0" w:space="0" w:color="auto"/>
        <w:bottom w:val="none" w:sz="0" w:space="0" w:color="auto"/>
        <w:right w:val="none" w:sz="0" w:space="0" w:color="auto"/>
      </w:divBdr>
    </w:div>
    <w:div w:id="516771446">
      <w:bodyDiv w:val="1"/>
      <w:marLeft w:val="0"/>
      <w:marRight w:val="0"/>
      <w:marTop w:val="0"/>
      <w:marBottom w:val="0"/>
      <w:divBdr>
        <w:top w:val="none" w:sz="0" w:space="0" w:color="auto"/>
        <w:left w:val="none" w:sz="0" w:space="0" w:color="auto"/>
        <w:bottom w:val="none" w:sz="0" w:space="0" w:color="auto"/>
        <w:right w:val="none" w:sz="0" w:space="0" w:color="auto"/>
      </w:divBdr>
    </w:div>
    <w:div w:id="551237135">
      <w:bodyDiv w:val="1"/>
      <w:marLeft w:val="0"/>
      <w:marRight w:val="0"/>
      <w:marTop w:val="0"/>
      <w:marBottom w:val="0"/>
      <w:divBdr>
        <w:top w:val="none" w:sz="0" w:space="0" w:color="auto"/>
        <w:left w:val="none" w:sz="0" w:space="0" w:color="auto"/>
        <w:bottom w:val="none" w:sz="0" w:space="0" w:color="auto"/>
        <w:right w:val="none" w:sz="0" w:space="0" w:color="auto"/>
      </w:divBdr>
    </w:div>
    <w:div w:id="553463795">
      <w:bodyDiv w:val="1"/>
      <w:marLeft w:val="0"/>
      <w:marRight w:val="0"/>
      <w:marTop w:val="0"/>
      <w:marBottom w:val="0"/>
      <w:divBdr>
        <w:top w:val="none" w:sz="0" w:space="0" w:color="auto"/>
        <w:left w:val="none" w:sz="0" w:space="0" w:color="auto"/>
        <w:bottom w:val="none" w:sz="0" w:space="0" w:color="auto"/>
        <w:right w:val="none" w:sz="0" w:space="0" w:color="auto"/>
      </w:divBdr>
    </w:div>
    <w:div w:id="596645358">
      <w:bodyDiv w:val="1"/>
      <w:marLeft w:val="0"/>
      <w:marRight w:val="0"/>
      <w:marTop w:val="0"/>
      <w:marBottom w:val="0"/>
      <w:divBdr>
        <w:top w:val="none" w:sz="0" w:space="0" w:color="auto"/>
        <w:left w:val="none" w:sz="0" w:space="0" w:color="auto"/>
        <w:bottom w:val="none" w:sz="0" w:space="0" w:color="auto"/>
        <w:right w:val="none" w:sz="0" w:space="0" w:color="auto"/>
      </w:divBdr>
    </w:div>
    <w:div w:id="601650083">
      <w:bodyDiv w:val="1"/>
      <w:marLeft w:val="0"/>
      <w:marRight w:val="0"/>
      <w:marTop w:val="0"/>
      <w:marBottom w:val="0"/>
      <w:divBdr>
        <w:top w:val="none" w:sz="0" w:space="0" w:color="auto"/>
        <w:left w:val="none" w:sz="0" w:space="0" w:color="auto"/>
        <w:bottom w:val="none" w:sz="0" w:space="0" w:color="auto"/>
        <w:right w:val="none" w:sz="0" w:space="0" w:color="auto"/>
      </w:divBdr>
    </w:div>
    <w:div w:id="680082985">
      <w:bodyDiv w:val="1"/>
      <w:marLeft w:val="0"/>
      <w:marRight w:val="0"/>
      <w:marTop w:val="0"/>
      <w:marBottom w:val="0"/>
      <w:divBdr>
        <w:top w:val="none" w:sz="0" w:space="0" w:color="auto"/>
        <w:left w:val="none" w:sz="0" w:space="0" w:color="auto"/>
        <w:bottom w:val="none" w:sz="0" w:space="0" w:color="auto"/>
        <w:right w:val="none" w:sz="0" w:space="0" w:color="auto"/>
      </w:divBdr>
    </w:div>
    <w:div w:id="716661597">
      <w:bodyDiv w:val="1"/>
      <w:marLeft w:val="0"/>
      <w:marRight w:val="0"/>
      <w:marTop w:val="0"/>
      <w:marBottom w:val="0"/>
      <w:divBdr>
        <w:top w:val="none" w:sz="0" w:space="0" w:color="auto"/>
        <w:left w:val="none" w:sz="0" w:space="0" w:color="auto"/>
        <w:bottom w:val="none" w:sz="0" w:space="0" w:color="auto"/>
        <w:right w:val="none" w:sz="0" w:space="0" w:color="auto"/>
      </w:divBdr>
    </w:div>
    <w:div w:id="732460149">
      <w:bodyDiv w:val="1"/>
      <w:marLeft w:val="0"/>
      <w:marRight w:val="0"/>
      <w:marTop w:val="0"/>
      <w:marBottom w:val="0"/>
      <w:divBdr>
        <w:top w:val="none" w:sz="0" w:space="0" w:color="auto"/>
        <w:left w:val="none" w:sz="0" w:space="0" w:color="auto"/>
        <w:bottom w:val="none" w:sz="0" w:space="0" w:color="auto"/>
        <w:right w:val="none" w:sz="0" w:space="0" w:color="auto"/>
      </w:divBdr>
    </w:div>
    <w:div w:id="757672213">
      <w:bodyDiv w:val="1"/>
      <w:marLeft w:val="0"/>
      <w:marRight w:val="0"/>
      <w:marTop w:val="0"/>
      <w:marBottom w:val="0"/>
      <w:divBdr>
        <w:top w:val="none" w:sz="0" w:space="0" w:color="auto"/>
        <w:left w:val="none" w:sz="0" w:space="0" w:color="auto"/>
        <w:bottom w:val="none" w:sz="0" w:space="0" w:color="auto"/>
        <w:right w:val="none" w:sz="0" w:space="0" w:color="auto"/>
      </w:divBdr>
    </w:div>
    <w:div w:id="758016125">
      <w:bodyDiv w:val="1"/>
      <w:marLeft w:val="0"/>
      <w:marRight w:val="0"/>
      <w:marTop w:val="0"/>
      <w:marBottom w:val="0"/>
      <w:divBdr>
        <w:top w:val="none" w:sz="0" w:space="0" w:color="auto"/>
        <w:left w:val="none" w:sz="0" w:space="0" w:color="auto"/>
        <w:bottom w:val="none" w:sz="0" w:space="0" w:color="auto"/>
        <w:right w:val="none" w:sz="0" w:space="0" w:color="auto"/>
      </w:divBdr>
    </w:div>
    <w:div w:id="768965447">
      <w:bodyDiv w:val="1"/>
      <w:marLeft w:val="0"/>
      <w:marRight w:val="0"/>
      <w:marTop w:val="0"/>
      <w:marBottom w:val="0"/>
      <w:divBdr>
        <w:top w:val="none" w:sz="0" w:space="0" w:color="auto"/>
        <w:left w:val="none" w:sz="0" w:space="0" w:color="auto"/>
        <w:bottom w:val="none" w:sz="0" w:space="0" w:color="auto"/>
        <w:right w:val="none" w:sz="0" w:space="0" w:color="auto"/>
      </w:divBdr>
    </w:div>
    <w:div w:id="823395007">
      <w:bodyDiv w:val="1"/>
      <w:marLeft w:val="0"/>
      <w:marRight w:val="0"/>
      <w:marTop w:val="0"/>
      <w:marBottom w:val="0"/>
      <w:divBdr>
        <w:top w:val="none" w:sz="0" w:space="0" w:color="auto"/>
        <w:left w:val="none" w:sz="0" w:space="0" w:color="auto"/>
        <w:bottom w:val="none" w:sz="0" w:space="0" w:color="auto"/>
        <w:right w:val="none" w:sz="0" w:space="0" w:color="auto"/>
      </w:divBdr>
    </w:div>
    <w:div w:id="827597710">
      <w:bodyDiv w:val="1"/>
      <w:marLeft w:val="0"/>
      <w:marRight w:val="0"/>
      <w:marTop w:val="0"/>
      <w:marBottom w:val="0"/>
      <w:divBdr>
        <w:top w:val="none" w:sz="0" w:space="0" w:color="auto"/>
        <w:left w:val="none" w:sz="0" w:space="0" w:color="auto"/>
        <w:bottom w:val="none" w:sz="0" w:space="0" w:color="auto"/>
        <w:right w:val="none" w:sz="0" w:space="0" w:color="auto"/>
      </w:divBdr>
    </w:div>
    <w:div w:id="841234963">
      <w:bodyDiv w:val="1"/>
      <w:marLeft w:val="0"/>
      <w:marRight w:val="0"/>
      <w:marTop w:val="0"/>
      <w:marBottom w:val="0"/>
      <w:divBdr>
        <w:top w:val="none" w:sz="0" w:space="0" w:color="auto"/>
        <w:left w:val="none" w:sz="0" w:space="0" w:color="auto"/>
        <w:bottom w:val="none" w:sz="0" w:space="0" w:color="auto"/>
        <w:right w:val="none" w:sz="0" w:space="0" w:color="auto"/>
      </w:divBdr>
    </w:div>
    <w:div w:id="864710656">
      <w:bodyDiv w:val="1"/>
      <w:marLeft w:val="0"/>
      <w:marRight w:val="0"/>
      <w:marTop w:val="0"/>
      <w:marBottom w:val="0"/>
      <w:divBdr>
        <w:top w:val="none" w:sz="0" w:space="0" w:color="auto"/>
        <w:left w:val="none" w:sz="0" w:space="0" w:color="auto"/>
        <w:bottom w:val="none" w:sz="0" w:space="0" w:color="auto"/>
        <w:right w:val="none" w:sz="0" w:space="0" w:color="auto"/>
      </w:divBdr>
    </w:div>
    <w:div w:id="873545907">
      <w:bodyDiv w:val="1"/>
      <w:marLeft w:val="0"/>
      <w:marRight w:val="0"/>
      <w:marTop w:val="0"/>
      <w:marBottom w:val="0"/>
      <w:divBdr>
        <w:top w:val="none" w:sz="0" w:space="0" w:color="auto"/>
        <w:left w:val="none" w:sz="0" w:space="0" w:color="auto"/>
        <w:bottom w:val="none" w:sz="0" w:space="0" w:color="auto"/>
        <w:right w:val="none" w:sz="0" w:space="0" w:color="auto"/>
      </w:divBdr>
    </w:div>
    <w:div w:id="897861558">
      <w:bodyDiv w:val="1"/>
      <w:marLeft w:val="0"/>
      <w:marRight w:val="0"/>
      <w:marTop w:val="0"/>
      <w:marBottom w:val="0"/>
      <w:divBdr>
        <w:top w:val="none" w:sz="0" w:space="0" w:color="auto"/>
        <w:left w:val="none" w:sz="0" w:space="0" w:color="auto"/>
        <w:bottom w:val="none" w:sz="0" w:space="0" w:color="auto"/>
        <w:right w:val="none" w:sz="0" w:space="0" w:color="auto"/>
      </w:divBdr>
    </w:div>
    <w:div w:id="901794930">
      <w:bodyDiv w:val="1"/>
      <w:marLeft w:val="0"/>
      <w:marRight w:val="0"/>
      <w:marTop w:val="0"/>
      <w:marBottom w:val="0"/>
      <w:divBdr>
        <w:top w:val="none" w:sz="0" w:space="0" w:color="auto"/>
        <w:left w:val="none" w:sz="0" w:space="0" w:color="auto"/>
        <w:bottom w:val="none" w:sz="0" w:space="0" w:color="auto"/>
        <w:right w:val="none" w:sz="0" w:space="0" w:color="auto"/>
      </w:divBdr>
    </w:div>
    <w:div w:id="907611772">
      <w:bodyDiv w:val="1"/>
      <w:marLeft w:val="0"/>
      <w:marRight w:val="0"/>
      <w:marTop w:val="0"/>
      <w:marBottom w:val="0"/>
      <w:divBdr>
        <w:top w:val="none" w:sz="0" w:space="0" w:color="auto"/>
        <w:left w:val="none" w:sz="0" w:space="0" w:color="auto"/>
        <w:bottom w:val="none" w:sz="0" w:space="0" w:color="auto"/>
        <w:right w:val="none" w:sz="0" w:space="0" w:color="auto"/>
      </w:divBdr>
    </w:div>
    <w:div w:id="922880934">
      <w:bodyDiv w:val="1"/>
      <w:marLeft w:val="0"/>
      <w:marRight w:val="0"/>
      <w:marTop w:val="0"/>
      <w:marBottom w:val="0"/>
      <w:divBdr>
        <w:top w:val="none" w:sz="0" w:space="0" w:color="auto"/>
        <w:left w:val="none" w:sz="0" w:space="0" w:color="auto"/>
        <w:bottom w:val="none" w:sz="0" w:space="0" w:color="auto"/>
        <w:right w:val="none" w:sz="0" w:space="0" w:color="auto"/>
      </w:divBdr>
    </w:div>
    <w:div w:id="930162295">
      <w:bodyDiv w:val="1"/>
      <w:marLeft w:val="0"/>
      <w:marRight w:val="0"/>
      <w:marTop w:val="0"/>
      <w:marBottom w:val="0"/>
      <w:divBdr>
        <w:top w:val="none" w:sz="0" w:space="0" w:color="auto"/>
        <w:left w:val="none" w:sz="0" w:space="0" w:color="auto"/>
        <w:bottom w:val="none" w:sz="0" w:space="0" w:color="auto"/>
        <w:right w:val="none" w:sz="0" w:space="0" w:color="auto"/>
      </w:divBdr>
    </w:div>
    <w:div w:id="946430297">
      <w:bodyDiv w:val="1"/>
      <w:marLeft w:val="0"/>
      <w:marRight w:val="0"/>
      <w:marTop w:val="0"/>
      <w:marBottom w:val="0"/>
      <w:divBdr>
        <w:top w:val="none" w:sz="0" w:space="0" w:color="auto"/>
        <w:left w:val="none" w:sz="0" w:space="0" w:color="auto"/>
        <w:bottom w:val="none" w:sz="0" w:space="0" w:color="auto"/>
        <w:right w:val="none" w:sz="0" w:space="0" w:color="auto"/>
      </w:divBdr>
    </w:div>
    <w:div w:id="953293938">
      <w:bodyDiv w:val="1"/>
      <w:marLeft w:val="0"/>
      <w:marRight w:val="0"/>
      <w:marTop w:val="0"/>
      <w:marBottom w:val="0"/>
      <w:divBdr>
        <w:top w:val="none" w:sz="0" w:space="0" w:color="auto"/>
        <w:left w:val="none" w:sz="0" w:space="0" w:color="auto"/>
        <w:bottom w:val="none" w:sz="0" w:space="0" w:color="auto"/>
        <w:right w:val="none" w:sz="0" w:space="0" w:color="auto"/>
      </w:divBdr>
    </w:div>
    <w:div w:id="971709393">
      <w:bodyDiv w:val="1"/>
      <w:marLeft w:val="0"/>
      <w:marRight w:val="0"/>
      <w:marTop w:val="0"/>
      <w:marBottom w:val="0"/>
      <w:divBdr>
        <w:top w:val="none" w:sz="0" w:space="0" w:color="auto"/>
        <w:left w:val="none" w:sz="0" w:space="0" w:color="auto"/>
        <w:bottom w:val="none" w:sz="0" w:space="0" w:color="auto"/>
        <w:right w:val="none" w:sz="0" w:space="0" w:color="auto"/>
      </w:divBdr>
    </w:div>
    <w:div w:id="990447934">
      <w:bodyDiv w:val="1"/>
      <w:marLeft w:val="0"/>
      <w:marRight w:val="0"/>
      <w:marTop w:val="0"/>
      <w:marBottom w:val="0"/>
      <w:divBdr>
        <w:top w:val="none" w:sz="0" w:space="0" w:color="auto"/>
        <w:left w:val="none" w:sz="0" w:space="0" w:color="auto"/>
        <w:bottom w:val="none" w:sz="0" w:space="0" w:color="auto"/>
        <w:right w:val="none" w:sz="0" w:space="0" w:color="auto"/>
      </w:divBdr>
    </w:div>
    <w:div w:id="995187145">
      <w:bodyDiv w:val="1"/>
      <w:marLeft w:val="0"/>
      <w:marRight w:val="0"/>
      <w:marTop w:val="0"/>
      <w:marBottom w:val="0"/>
      <w:divBdr>
        <w:top w:val="none" w:sz="0" w:space="0" w:color="auto"/>
        <w:left w:val="none" w:sz="0" w:space="0" w:color="auto"/>
        <w:bottom w:val="none" w:sz="0" w:space="0" w:color="auto"/>
        <w:right w:val="none" w:sz="0" w:space="0" w:color="auto"/>
      </w:divBdr>
    </w:div>
    <w:div w:id="1032732304">
      <w:bodyDiv w:val="1"/>
      <w:marLeft w:val="0"/>
      <w:marRight w:val="0"/>
      <w:marTop w:val="0"/>
      <w:marBottom w:val="0"/>
      <w:divBdr>
        <w:top w:val="none" w:sz="0" w:space="0" w:color="auto"/>
        <w:left w:val="none" w:sz="0" w:space="0" w:color="auto"/>
        <w:bottom w:val="none" w:sz="0" w:space="0" w:color="auto"/>
        <w:right w:val="none" w:sz="0" w:space="0" w:color="auto"/>
      </w:divBdr>
    </w:div>
    <w:div w:id="1042749434">
      <w:bodyDiv w:val="1"/>
      <w:marLeft w:val="0"/>
      <w:marRight w:val="0"/>
      <w:marTop w:val="0"/>
      <w:marBottom w:val="0"/>
      <w:divBdr>
        <w:top w:val="none" w:sz="0" w:space="0" w:color="auto"/>
        <w:left w:val="none" w:sz="0" w:space="0" w:color="auto"/>
        <w:bottom w:val="none" w:sz="0" w:space="0" w:color="auto"/>
        <w:right w:val="none" w:sz="0" w:space="0" w:color="auto"/>
      </w:divBdr>
    </w:div>
    <w:div w:id="1066144767">
      <w:bodyDiv w:val="1"/>
      <w:marLeft w:val="0"/>
      <w:marRight w:val="0"/>
      <w:marTop w:val="0"/>
      <w:marBottom w:val="0"/>
      <w:divBdr>
        <w:top w:val="none" w:sz="0" w:space="0" w:color="auto"/>
        <w:left w:val="none" w:sz="0" w:space="0" w:color="auto"/>
        <w:bottom w:val="none" w:sz="0" w:space="0" w:color="auto"/>
        <w:right w:val="none" w:sz="0" w:space="0" w:color="auto"/>
      </w:divBdr>
    </w:div>
    <w:div w:id="1076052544">
      <w:bodyDiv w:val="1"/>
      <w:marLeft w:val="0"/>
      <w:marRight w:val="0"/>
      <w:marTop w:val="0"/>
      <w:marBottom w:val="0"/>
      <w:divBdr>
        <w:top w:val="none" w:sz="0" w:space="0" w:color="auto"/>
        <w:left w:val="none" w:sz="0" w:space="0" w:color="auto"/>
        <w:bottom w:val="none" w:sz="0" w:space="0" w:color="auto"/>
        <w:right w:val="none" w:sz="0" w:space="0" w:color="auto"/>
      </w:divBdr>
    </w:div>
    <w:div w:id="1124078041">
      <w:bodyDiv w:val="1"/>
      <w:marLeft w:val="0"/>
      <w:marRight w:val="0"/>
      <w:marTop w:val="0"/>
      <w:marBottom w:val="0"/>
      <w:divBdr>
        <w:top w:val="none" w:sz="0" w:space="0" w:color="auto"/>
        <w:left w:val="none" w:sz="0" w:space="0" w:color="auto"/>
        <w:bottom w:val="none" w:sz="0" w:space="0" w:color="auto"/>
        <w:right w:val="none" w:sz="0" w:space="0" w:color="auto"/>
      </w:divBdr>
    </w:div>
    <w:div w:id="1133869664">
      <w:bodyDiv w:val="1"/>
      <w:marLeft w:val="0"/>
      <w:marRight w:val="0"/>
      <w:marTop w:val="0"/>
      <w:marBottom w:val="0"/>
      <w:divBdr>
        <w:top w:val="none" w:sz="0" w:space="0" w:color="auto"/>
        <w:left w:val="none" w:sz="0" w:space="0" w:color="auto"/>
        <w:bottom w:val="none" w:sz="0" w:space="0" w:color="auto"/>
        <w:right w:val="none" w:sz="0" w:space="0" w:color="auto"/>
      </w:divBdr>
    </w:div>
    <w:div w:id="1187450206">
      <w:bodyDiv w:val="1"/>
      <w:marLeft w:val="0"/>
      <w:marRight w:val="0"/>
      <w:marTop w:val="0"/>
      <w:marBottom w:val="0"/>
      <w:divBdr>
        <w:top w:val="none" w:sz="0" w:space="0" w:color="auto"/>
        <w:left w:val="none" w:sz="0" w:space="0" w:color="auto"/>
        <w:bottom w:val="none" w:sz="0" w:space="0" w:color="auto"/>
        <w:right w:val="none" w:sz="0" w:space="0" w:color="auto"/>
      </w:divBdr>
    </w:div>
    <w:div w:id="1296062139">
      <w:bodyDiv w:val="1"/>
      <w:marLeft w:val="0"/>
      <w:marRight w:val="0"/>
      <w:marTop w:val="0"/>
      <w:marBottom w:val="0"/>
      <w:divBdr>
        <w:top w:val="none" w:sz="0" w:space="0" w:color="auto"/>
        <w:left w:val="none" w:sz="0" w:space="0" w:color="auto"/>
        <w:bottom w:val="none" w:sz="0" w:space="0" w:color="auto"/>
        <w:right w:val="none" w:sz="0" w:space="0" w:color="auto"/>
      </w:divBdr>
    </w:div>
    <w:div w:id="1318878761">
      <w:bodyDiv w:val="1"/>
      <w:marLeft w:val="0"/>
      <w:marRight w:val="0"/>
      <w:marTop w:val="0"/>
      <w:marBottom w:val="0"/>
      <w:divBdr>
        <w:top w:val="none" w:sz="0" w:space="0" w:color="auto"/>
        <w:left w:val="none" w:sz="0" w:space="0" w:color="auto"/>
        <w:bottom w:val="none" w:sz="0" w:space="0" w:color="auto"/>
        <w:right w:val="none" w:sz="0" w:space="0" w:color="auto"/>
      </w:divBdr>
    </w:div>
    <w:div w:id="1347250524">
      <w:bodyDiv w:val="1"/>
      <w:marLeft w:val="0"/>
      <w:marRight w:val="0"/>
      <w:marTop w:val="0"/>
      <w:marBottom w:val="0"/>
      <w:divBdr>
        <w:top w:val="none" w:sz="0" w:space="0" w:color="auto"/>
        <w:left w:val="none" w:sz="0" w:space="0" w:color="auto"/>
        <w:bottom w:val="none" w:sz="0" w:space="0" w:color="auto"/>
        <w:right w:val="none" w:sz="0" w:space="0" w:color="auto"/>
      </w:divBdr>
    </w:div>
    <w:div w:id="1352603741">
      <w:bodyDiv w:val="1"/>
      <w:marLeft w:val="0"/>
      <w:marRight w:val="0"/>
      <w:marTop w:val="0"/>
      <w:marBottom w:val="0"/>
      <w:divBdr>
        <w:top w:val="none" w:sz="0" w:space="0" w:color="auto"/>
        <w:left w:val="none" w:sz="0" w:space="0" w:color="auto"/>
        <w:bottom w:val="none" w:sz="0" w:space="0" w:color="auto"/>
        <w:right w:val="none" w:sz="0" w:space="0" w:color="auto"/>
      </w:divBdr>
    </w:div>
    <w:div w:id="1475223134">
      <w:bodyDiv w:val="1"/>
      <w:marLeft w:val="0"/>
      <w:marRight w:val="0"/>
      <w:marTop w:val="0"/>
      <w:marBottom w:val="0"/>
      <w:divBdr>
        <w:top w:val="none" w:sz="0" w:space="0" w:color="auto"/>
        <w:left w:val="none" w:sz="0" w:space="0" w:color="auto"/>
        <w:bottom w:val="none" w:sz="0" w:space="0" w:color="auto"/>
        <w:right w:val="none" w:sz="0" w:space="0" w:color="auto"/>
      </w:divBdr>
    </w:div>
    <w:div w:id="1484853146">
      <w:bodyDiv w:val="1"/>
      <w:marLeft w:val="0"/>
      <w:marRight w:val="0"/>
      <w:marTop w:val="0"/>
      <w:marBottom w:val="0"/>
      <w:divBdr>
        <w:top w:val="none" w:sz="0" w:space="0" w:color="auto"/>
        <w:left w:val="none" w:sz="0" w:space="0" w:color="auto"/>
        <w:bottom w:val="none" w:sz="0" w:space="0" w:color="auto"/>
        <w:right w:val="none" w:sz="0" w:space="0" w:color="auto"/>
      </w:divBdr>
    </w:div>
    <w:div w:id="1503012444">
      <w:bodyDiv w:val="1"/>
      <w:marLeft w:val="0"/>
      <w:marRight w:val="0"/>
      <w:marTop w:val="0"/>
      <w:marBottom w:val="0"/>
      <w:divBdr>
        <w:top w:val="none" w:sz="0" w:space="0" w:color="auto"/>
        <w:left w:val="none" w:sz="0" w:space="0" w:color="auto"/>
        <w:bottom w:val="none" w:sz="0" w:space="0" w:color="auto"/>
        <w:right w:val="none" w:sz="0" w:space="0" w:color="auto"/>
      </w:divBdr>
    </w:div>
    <w:div w:id="1507555029">
      <w:bodyDiv w:val="1"/>
      <w:marLeft w:val="0"/>
      <w:marRight w:val="0"/>
      <w:marTop w:val="0"/>
      <w:marBottom w:val="0"/>
      <w:divBdr>
        <w:top w:val="none" w:sz="0" w:space="0" w:color="auto"/>
        <w:left w:val="none" w:sz="0" w:space="0" w:color="auto"/>
        <w:bottom w:val="none" w:sz="0" w:space="0" w:color="auto"/>
        <w:right w:val="none" w:sz="0" w:space="0" w:color="auto"/>
      </w:divBdr>
    </w:div>
    <w:div w:id="1521355078">
      <w:bodyDiv w:val="1"/>
      <w:marLeft w:val="0"/>
      <w:marRight w:val="0"/>
      <w:marTop w:val="0"/>
      <w:marBottom w:val="0"/>
      <w:divBdr>
        <w:top w:val="none" w:sz="0" w:space="0" w:color="auto"/>
        <w:left w:val="none" w:sz="0" w:space="0" w:color="auto"/>
        <w:bottom w:val="none" w:sz="0" w:space="0" w:color="auto"/>
        <w:right w:val="none" w:sz="0" w:space="0" w:color="auto"/>
      </w:divBdr>
    </w:div>
    <w:div w:id="1543905282">
      <w:bodyDiv w:val="1"/>
      <w:marLeft w:val="0"/>
      <w:marRight w:val="0"/>
      <w:marTop w:val="0"/>
      <w:marBottom w:val="0"/>
      <w:divBdr>
        <w:top w:val="none" w:sz="0" w:space="0" w:color="auto"/>
        <w:left w:val="none" w:sz="0" w:space="0" w:color="auto"/>
        <w:bottom w:val="none" w:sz="0" w:space="0" w:color="auto"/>
        <w:right w:val="none" w:sz="0" w:space="0" w:color="auto"/>
      </w:divBdr>
    </w:div>
    <w:div w:id="1547568755">
      <w:bodyDiv w:val="1"/>
      <w:marLeft w:val="0"/>
      <w:marRight w:val="0"/>
      <w:marTop w:val="0"/>
      <w:marBottom w:val="0"/>
      <w:divBdr>
        <w:top w:val="none" w:sz="0" w:space="0" w:color="auto"/>
        <w:left w:val="none" w:sz="0" w:space="0" w:color="auto"/>
        <w:bottom w:val="none" w:sz="0" w:space="0" w:color="auto"/>
        <w:right w:val="none" w:sz="0" w:space="0" w:color="auto"/>
      </w:divBdr>
    </w:div>
    <w:div w:id="1556507449">
      <w:bodyDiv w:val="1"/>
      <w:marLeft w:val="0"/>
      <w:marRight w:val="0"/>
      <w:marTop w:val="0"/>
      <w:marBottom w:val="0"/>
      <w:divBdr>
        <w:top w:val="none" w:sz="0" w:space="0" w:color="auto"/>
        <w:left w:val="none" w:sz="0" w:space="0" w:color="auto"/>
        <w:bottom w:val="none" w:sz="0" w:space="0" w:color="auto"/>
        <w:right w:val="none" w:sz="0" w:space="0" w:color="auto"/>
      </w:divBdr>
    </w:div>
    <w:div w:id="1617370103">
      <w:bodyDiv w:val="1"/>
      <w:marLeft w:val="0"/>
      <w:marRight w:val="0"/>
      <w:marTop w:val="0"/>
      <w:marBottom w:val="0"/>
      <w:divBdr>
        <w:top w:val="none" w:sz="0" w:space="0" w:color="auto"/>
        <w:left w:val="none" w:sz="0" w:space="0" w:color="auto"/>
        <w:bottom w:val="none" w:sz="0" w:space="0" w:color="auto"/>
        <w:right w:val="none" w:sz="0" w:space="0" w:color="auto"/>
      </w:divBdr>
    </w:div>
    <w:div w:id="1643923620">
      <w:bodyDiv w:val="1"/>
      <w:marLeft w:val="0"/>
      <w:marRight w:val="0"/>
      <w:marTop w:val="0"/>
      <w:marBottom w:val="0"/>
      <w:divBdr>
        <w:top w:val="none" w:sz="0" w:space="0" w:color="auto"/>
        <w:left w:val="none" w:sz="0" w:space="0" w:color="auto"/>
        <w:bottom w:val="none" w:sz="0" w:space="0" w:color="auto"/>
        <w:right w:val="none" w:sz="0" w:space="0" w:color="auto"/>
      </w:divBdr>
    </w:div>
    <w:div w:id="1647315414">
      <w:bodyDiv w:val="1"/>
      <w:marLeft w:val="0"/>
      <w:marRight w:val="0"/>
      <w:marTop w:val="0"/>
      <w:marBottom w:val="0"/>
      <w:divBdr>
        <w:top w:val="none" w:sz="0" w:space="0" w:color="auto"/>
        <w:left w:val="none" w:sz="0" w:space="0" w:color="auto"/>
        <w:bottom w:val="none" w:sz="0" w:space="0" w:color="auto"/>
        <w:right w:val="none" w:sz="0" w:space="0" w:color="auto"/>
      </w:divBdr>
    </w:div>
    <w:div w:id="1665284454">
      <w:bodyDiv w:val="1"/>
      <w:marLeft w:val="0"/>
      <w:marRight w:val="0"/>
      <w:marTop w:val="0"/>
      <w:marBottom w:val="0"/>
      <w:divBdr>
        <w:top w:val="none" w:sz="0" w:space="0" w:color="auto"/>
        <w:left w:val="none" w:sz="0" w:space="0" w:color="auto"/>
        <w:bottom w:val="none" w:sz="0" w:space="0" w:color="auto"/>
        <w:right w:val="none" w:sz="0" w:space="0" w:color="auto"/>
      </w:divBdr>
    </w:div>
    <w:div w:id="1668553567">
      <w:bodyDiv w:val="1"/>
      <w:marLeft w:val="0"/>
      <w:marRight w:val="0"/>
      <w:marTop w:val="0"/>
      <w:marBottom w:val="0"/>
      <w:divBdr>
        <w:top w:val="none" w:sz="0" w:space="0" w:color="auto"/>
        <w:left w:val="none" w:sz="0" w:space="0" w:color="auto"/>
        <w:bottom w:val="none" w:sz="0" w:space="0" w:color="auto"/>
        <w:right w:val="none" w:sz="0" w:space="0" w:color="auto"/>
      </w:divBdr>
    </w:div>
    <w:div w:id="1682120565">
      <w:bodyDiv w:val="1"/>
      <w:marLeft w:val="0"/>
      <w:marRight w:val="0"/>
      <w:marTop w:val="0"/>
      <w:marBottom w:val="0"/>
      <w:divBdr>
        <w:top w:val="none" w:sz="0" w:space="0" w:color="auto"/>
        <w:left w:val="none" w:sz="0" w:space="0" w:color="auto"/>
        <w:bottom w:val="none" w:sz="0" w:space="0" w:color="auto"/>
        <w:right w:val="none" w:sz="0" w:space="0" w:color="auto"/>
      </w:divBdr>
    </w:div>
    <w:div w:id="1687251382">
      <w:bodyDiv w:val="1"/>
      <w:marLeft w:val="0"/>
      <w:marRight w:val="0"/>
      <w:marTop w:val="0"/>
      <w:marBottom w:val="0"/>
      <w:divBdr>
        <w:top w:val="none" w:sz="0" w:space="0" w:color="auto"/>
        <w:left w:val="none" w:sz="0" w:space="0" w:color="auto"/>
        <w:bottom w:val="none" w:sz="0" w:space="0" w:color="auto"/>
        <w:right w:val="none" w:sz="0" w:space="0" w:color="auto"/>
      </w:divBdr>
    </w:div>
    <w:div w:id="1831753840">
      <w:bodyDiv w:val="1"/>
      <w:marLeft w:val="0"/>
      <w:marRight w:val="0"/>
      <w:marTop w:val="0"/>
      <w:marBottom w:val="0"/>
      <w:divBdr>
        <w:top w:val="none" w:sz="0" w:space="0" w:color="auto"/>
        <w:left w:val="none" w:sz="0" w:space="0" w:color="auto"/>
        <w:bottom w:val="none" w:sz="0" w:space="0" w:color="auto"/>
        <w:right w:val="none" w:sz="0" w:space="0" w:color="auto"/>
      </w:divBdr>
    </w:div>
    <w:div w:id="1885944592">
      <w:bodyDiv w:val="1"/>
      <w:marLeft w:val="0"/>
      <w:marRight w:val="0"/>
      <w:marTop w:val="0"/>
      <w:marBottom w:val="0"/>
      <w:divBdr>
        <w:top w:val="none" w:sz="0" w:space="0" w:color="auto"/>
        <w:left w:val="none" w:sz="0" w:space="0" w:color="auto"/>
        <w:bottom w:val="none" w:sz="0" w:space="0" w:color="auto"/>
        <w:right w:val="none" w:sz="0" w:space="0" w:color="auto"/>
      </w:divBdr>
    </w:div>
    <w:div w:id="1894850470">
      <w:bodyDiv w:val="1"/>
      <w:marLeft w:val="0"/>
      <w:marRight w:val="0"/>
      <w:marTop w:val="0"/>
      <w:marBottom w:val="0"/>
      <w:divBdr>
        <w:top w:val="none" w:sz="0" w:space="0" w:color="auto"/>
        <w:left w:val="none" w:sz="0" w:space="0" w:color="auto"/>
        <w:bottom w:val="none" w:sz="0" w:space="0" w:color="auto"/>
        <w:right w:val="none" w:sz="0" w:space="0" w:color="auto"/>
      </w:divBdr>
    </w:div>
    <w:div w:id="1932271052">
      <w:bodyDiv w:val="1"/>
      <w:marLeft w:val="0"/>
      <w:marRight w:val="0"/>
      <w:marTop w:val="0"/>
      <w:marBottom w:val="0"/>
      <w:divBdr>
        <w:top w:val="none" w:sz="0" w:space="0" w:color="auto"/>
        <w:left w:val="none" w:sz="0" w:space="0" w:color="auto"/>
        <w:bottom w:val="none" w:sz="0" w:space="0" w:color="auto"/>
        <w:right w:val="none" w:sz="0" w:space="0" w:color="auto"/>
      </w:divBdr>
    </w:div>
    <w:div w:id="1948387841">
      <w:bodyDiv w:val="1"/>
      <w:marLeft w:val="0"/>
      <w:marRight w:val="0"/>
      <w:marTop w:val="0"/>
      <w:marBottom w:val="0"/>
      <w:divBdr>
        <w:top w:val="none" w:sz="0" w:space="0" w:color="auto"/>
        <w:left w:val="none" w:sz="0" w:space="0" w:color="auto"/>
        <w:bottom w:val="none" w:sz="0" w:space="0" w:color="auto"/>
        <w:right w:val="none" w:sz="0" w:space="0" w:color="auto"/>
      </w:divBdr>
    </w:div>
    <w:div w:id="1982953520">
      <w:bodyDiv w:val="1"/>
      <w:marLeft w:val="0"/>
      <w:marRight w:val="0"/>
      <w:marTop w:val="0"/>
      <w:marBottom w:val="0"/>
      <w:divBdr>
        <w:top w:val="none" w:sz="0" w:space="0" w:color="auto"/>
        <w:left w:val="none" w:sz="0" w:space="0" w:color="auto"/>
        <w:bottom w:val="none" w:sz="0" w:space="0" w:color="auto"/>
        <w:right w:val="none" w:sz="0" w:space="0" w:color="auto"/>
      </w:divBdr>
    </w:div>
    <w:div w:id="1997148678">
      <w:bodyDiv w:val="1"/>
      <w:marLeft w:val="0"/>
      <w:marRight w:val="0"/>
      <w:marTop w:val="0"/>
      <w:marBottom w:val="0"/>
      <w:divBdr>
        <w:top w:val="none" w:sz="0" w:space="0" w:color="auto"/>
        <w:left w:val="none" w:sz="0" w:space="0" w:color="auto"/>
        <w:bottom w:val="none" w:sz="0" w:space="0" w:color="auto"/>
        <w:right w:val="none" w:sz="0" w:space="0" w:color="auto"/>
      </w:divBdr>
    </w:div>
    <w:div w:id="2000646093">
      <w:bodyDiv w:val="1"/>
      <w:marLeft w:val="0"/>
      <w:marRight w:val="0"/>
      <w:marTop w:val="0"/>
      <w:marBottom w:val="0"/>
      <w:divBdr>
        <w:top w:val="none" w:sz="0" w:space="0" w:color="auto"/>
        <w:left w:val="none" w:sz="0" w:space="0" w:color="auto"/>
        <w:bottom w:val="none" w:sz="0" w:space="0" w:color="auto"/>
        <w:right w:val="none" w:sz="0" w:space="0" w:color="auto"/>
      </w:divBdr>
    </w:div>
    <w:div w:id="2011638093">
      <w:bodyDiv w:val="1"/>
      <w:marLeft w:val="0"/>
      <w:marRight w:val="0"/>
      <w:marTop w:val="0"/>
      <w:marBottom w:val="0"/>
      <w:divBdr>
        <w:top w:val="none" w:sz="0" w:space="0" w:color="auto"/>
        <w:left w:val="none" w:sz="0" w:space="0" w:color="auto"/>
        <w:bottom w:val="none" w:sz="0" w:space="0" w:color="auto"/>
        <w:right w:val="none" w:sz="0" w:space="0" w:color="auto"/>
      </w:divBdr>
    </w:div>
    <w:div w:id="212599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2.tif"/><Relationship Id="rId3" Type="http://schemas.openxmlformats.org/officeDocument/2006/relationships/customXml" Target="../customXml/item3.xml"/><Relationship Id="rId21" Type="http://schemas.openxmlformats.org/officeDocument/2006/relationships/chart" Target="charts/chart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mortenson.com\shares\PROJECTS\Eng%20Srv\09%20Project%20Design\Clients\HVT\Pacificorp\ENG00024%20TBI\Eng%20Working\Studies\IFC\Reactive_Power_Study\tables_3-5_105C_2019062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mortenson.com\shares\PROJECTS\Eng%20Srv\09%20Project%20Design\Clients\HVT\Pacificorp\ENG00024%20TBI\Eng%20Working\Studies\IFC\Reactive_Power_Study\tables_3-5_105C_2019062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mortenson.com\shares\PROJECTS\Eng%20Srv\09%20Project%20Design\Clients\HVT\Pacificorp\ENG00024%20TBI\Eng%20Working\Studies\IFC\Reactive_Power_Study\tables_3-5_105C_20190624.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'Figure 2'!$B$2</c:f>
              <c:strCache>
                <c:ptCount val="1"/>
                <c:pt idx="0">
                  <c:v>95% Lagging PF</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'Figure 2'!$B$4:$B$10</c:f>
              <c:numCache>
                <c:formatCode>0.0</c:formatCode>
                <c:ptCount val="7"/>
                <c:pt idx="0">
                  <c:v>0</c:v>
                </c:pt>
                <c:pt idx="1">
                  <c:v>10.277951968943052</c:v>
                </c:pt>
                <c:pt idx="2">
                  <c:v>20.555903937886104</c:v>
                </c:pt>
                <c:pt idx="3">
                  <c:v>41.111807875772207</c:v>
                </c:pt>
                <c:pt idx="4">
                  <c:v>61.667711813658308</c:v>
                </c:pt>
                <c:pt idx="5">
                  <c:v>90.445977326698852</c:v>
                </c:pt>
                <c:pt idx="6">
                  <c:v>102.77951968943051</c:v>
                </c:pt>
              </c:numCache>
            </c:numRef>
          </c:xVal>
          <c:yVal>
            <c:numRef>
              <c:f>'Figure 2'!$C$4:$C$10</c:f>
              <c:numCache>
                <c:formatCode>0.0</c:formatCode>
                <c:ptCount val="7"/>
                <c:pt idx="0">
                  <c:v>0</c:v>
                </c:pt>
                <c:pt idx="1">
                  <c:v>31.27</c:v>
                </c:pt>
                <c:pt idx="2">
                  <c:v>62.54</c:v>
                </c:pt>
                <c:pt idx="3">
                  <c:v>125.08</c:v>
                </c:pt>
                <c:pt idx="4">
                  <c:v>187.61999999999998</c:v>
                </c:pt>
                <c:pt idx="5">
                  <c:v>275.17599999999999</c:v>
                </c:pt>
                <c:pt idx="6">
                  <c:v>312.7</c:v>
                </c:pt>
              </c:numCache>
            </c:numRef>
          </c:yVal>
          <c:smooth val="0"/>
          <c:extLst>
            <c:ext xmlns:c16="http://schemas.microsoft.com/office/drawing/2014/chart" uri="{C3380CC4-5D6E-409C-BE32-E72D297353CC}">
              <c16:uniqueId val="{00000000-EE3B-4A83-9FD3-9FEDA73DF004}"/>
            </c:ext>
          </c:extLst>
        </c:ser>
        <c:ser>
          <c:idx val="1"/>
          <c:order val="1"/>
          <c:tx>
            <c:strRef>
              <c:f>'Figure 2'!$D$2</c:f>
              <c:strCache>
                <c:ptCount val="1"/>
                <c:pt idx="0">
                  <c:v>95% Leading PF</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'Figure 2'!$D$4:$D$10</c:f>
              <c:numCache>
                <c:formatCode>0.0</c:formatCode>
                <c:ptCount val="7"/>
                <c:pt idx="0">
                  <c:v>0</c:v>
                </c:pt>
                <c:pt idx="1">
                  <c:v>-10.277951968943052</c:v>
                </c:pt>
                <c:pt idx="2">
                  <c:v>-20.555903937886104</c:v>
                </c:pt>
                <c:pt idx="3">
                  <c:v>-41.111807875772207</c:v>
                </c:pt>
                <c:pt idx="4">
                  <c:v>-61.667711813658308</c:v>
                </c:pt>
                <c:pt idx="5">
                  <c:v>-90.445977326698852</c:v>
                </c:pt>
                <c:pt idx="6">
                  <c:v>-102.77951968943051</c:v>
                </c:pt>
              </c:numCache>
            </c:numRef>
          </c:xVal>
          <c:yVal>
            <c:numRef>
              <c:f>'Figure 2'!$E$4:$E$10</c:f>
              <c:numCache>
                <c:formatCode>0.0</c:formatCode>
                <c:ptCount val="7"/>
                <c:pt idx="0">
                  <c:v>0</c:v>
                </c:pt>
                <c:pt idx="1">
                  <c:v>31.27</c:v>
                </c:pt>
                <c:pt idx="2">
                  <c:v>62.54</c:v>
                </c:pt>
                <c:pt idx="3">
                  <c:v>125.08</c:v>
                </c:pt>
                <c:pt idx="4">
                  <c:v>187.61999999999998</c:v>
                </c:pt>
                <c:pt idx="5">
                  <c:v>275.17599999999999</c:v>
                </c:pt>
                <c:pt idx="6">
                  <c:v>312.7</c:v>
                </c:pt>
              </c:numCache>
            </c:numRef>
          </c:yVal>
          <c:smooth val="0"/>
          <c:extLst>
            <c:ext xmlns:c16="http://schemas.microsoft.com/office/drawing/2014/chart" uri="{C3380CC4-5D6E-409C-BE32-E72D297353CC}">
              <c16:uniqueId val="{00000001-EE3B-4A83-9FD3-9FEDA73DF004}"/>
            </c:ext>
          </c:extLst>
        </c:ser>
        <c:ser>
          <c:idx val="2"/>
          <c:order val="2"/>
          <c:tx>
            <c:strRef>
              <c:f>'Figure 2'!$F$2</c:f>
              <c:strCache>
                <c:ptCount val="1"/>
                <c:pt idx="0">
                  <c:v>0.95 Vpu Lagging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'Figure 2'!$F$4:$F$10</c:f>
              <c:numCache>
                <c:formatCode>0.0</c:formatCode>
                <c:ptCount val="7"/>
                <c:pt idx="0">
                  <c:v>193.798</c:v>
                </c:pt>
                <c:pt idx="1">
                  <c:v>199.535</c:v>
                </c:pt>
                <c:pt idx="2">
                  <c:v>197.91800000000001</c:v>
                </c:pt>
                <c:pt idx="3">
                  <c:v>197.01</c:v>
                </c:pt>
                <c:pt idx="4">
                  <c:v>185.59</c:v>
                </c:pt>
                <c:pt idx="5">
                  <c:v>157.17599999999999</c:v>
                </c:pt>
                <c:pt idx="6">
                  <c:v>99.493300000000005</c:v>
                </c:pt>
              </c:numCache>
            </c:numRef>
          </c:xVal>
          <c:yVal>
            <c:numRef>
              <c:f>'Figure 2'!$G$4:$G$10</c:f>
              <c:numCache>
                <c:formatCode>0.0</c:formatCode>
                <c:ptCount val="7"/>
                <c:pt idx="0">
                  <c:v>-3.43</c:v>
                </c:pt>
                <c:pt idx="1">
                  <c:v>27.196000000000002</c:v>
                </c:pt>
                <c:pt idx="2">
                  <c:v>57.755000000000003</c:v>
                </c:pt>
                <c:pt idx="3">
                  <c:v>118.366</c:v>
                </c:pt>
                <c:pt idx="4">
                  <c:v>178.56700000000001</c:v>
                </c:pt>
                <c:pt idx="5">
                  <c:v>262.00299999999999</c:v>
                </c:pt>
                <c:pt idx="6">
                  <c:v>298.1035</c:v>
                </c:pt>
              </c:numCache>
            </c:numRef>
          </c:yVal>
          <c:smooth val="0"/>
          <c:extLst>
            <c:ext xmlns:c16="http://schemas.microsoft.com/office/drawing/2014/chart" uri="{C3380CC4-5D6E-409C-BE32-E72D297353CC}">
              <c16:uniqueId val="{00000002-EE3B-4A83-9FD3-9FEDA73DF004}"/>
            </c:ext>
          </c:extLst>
        </c:ser>
        <c:ser>
          <c:idx val="3"/>
          <c:order val="3"/>
          <c:tx>
            <c:strRef>
              <c:f>'Figure 2'!$H$2</c:f>
              <c:strCache>
                <c:ptCount val="1"/>
                <c:pt idx="0">
                  <c:v>0.95 Vpu Leading</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'Figure 2'!$H$4:$H$10</c:f>
              <c:numCache>
                <c:formatCode>0.0</c:formatCode>
                <c:ptCount val="7"/>
                <c:pt idx="0">
                  <c:v>-6.3470000000000004</c:v>
                </c:pt>
                <c:pt idx="1">
                  <c:v>-11.981</c:v>
                </c:pt>
                <c:pt idx="2">
                  <c:v>-16.576000000000001</c:v>
                </c:pt>
                <c:pt idx="3">
                  <c:v>-29.74</c:v>
                </c:pt>
                <c:pt idx="4">
                  <c:v>-44.338999999999999</c:v>
                </c:pt>
                <c:pt idx="5">
                  <c:v>-69.834000000000003</c:v>
                </c:pt>
                <c:pt idx="6">
                  <c:v>-82.786000000000001</c:v>
                </c:pt>
              </c:numCache>
            </c:numRef>
          </c:xVal>
          <c:yVal>
            <c:numRef>
              <c:f>'Figure 2'!$I$4:$I$10</c:f>
              <c:numCache>
                <c:formatCode>0.0</c:formatCode>
                <c:ptCount val="7"/>
                <c:pt idx="0">
                  <c:v>-0.80200000000000005</c:v>
                </c:pt>
                <c:pt idx="1">
                  <c:v>29.847000000000001</c:v>
                </c:pt>
                <c:pt idx="2">
                  <c:v>60.32</c:v>
                </c:pt>
                <c:pt idx="3">
                  <c:v>120.726</c:v>
                </c:pt>
                <c:pt idx="4">
                  <c:v>180.434</c:v>
                </c:pt>
                <c:pt idx="5">
                  <c:v>262.839</c:v>
                </c:pt>
                <c:pt idx="6">
                  <c:v>297.726</c:v>
                </c:pt>
              </c:numCache>
            </c:numRef>
          </c:yVal>
          <c:smooth val="0"/>
          <c:extLst>
            <c:ext xmlns:c16="http://schemas.microsoft.com/office/drawing/2014/chart" uri="{C3380CC4-5D6E-409C-BE32-E72D297353CC}">
              <c16:uniqueId val="{00000003-EE3B-4A83-9FD3-9FEDA73DF004}"/>
            </c:ext>
          </c:extLst>
        </c:ser>
        <c:ser>
          <c:idx val="4"/>
          <c:order val="4"/>
          <c:tx>
            <c:strRef>
              <c:f>'Figure 2'!$J$2</c:f>
              <c:strCache>
                <c:ptCount val="1"/>
                <c:pt idx="0">
                  <c:v>0.97 Vpu Lagging</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'Figure 2'!$J$4:$J$10</c:f>
              <c:numCache>
                <c:formatCode>0.0</c:formatCode>
                <c:ptCount val="7"/>
                <c:pt idx="0">
                  <c:v>196.35900000000001</c:v>
                </c:pt>
                <c:pt idx="1">
                  <c:v>202.137</c:v>
                </c:pt>
                <c:pt idx="2">
                  <c:v>200.57499999999999</c:v>
                </c:pt>
                <c:pt idx="3">
                  <c:v>199.92699999999999</c:v>
                </c:pt>
                <c:pt idx="4">
                  <c:v>188.893</c:v>
                </c:pt>
                <c:pt idx="5">
                  <c:v>161.30699999999999</c:v>
                </c:pt>
                <c:pt idx="6">
                  <c:v>102.34699999999999</c:v>
                </c:pt>
              </c:numCache>
            </c:numRef>
          </c:xVal>
          <c:yVal>
            <c:numRef>
              <c:f>'Figure 2'!$K$4:$K$10</c:f>
              <c:numCache>
                <c:formatCode>0.0</c:formatCode>
                <c:ptCount val="7"/>
                <c:pt idx="0">
                  <c:v>-3.3959999999999999</c:v>
                </c:pt>
                <c:pt idx="1">
                  <c:v>27.234000000000002</c:v>
                </c:pt>
                <c:pt idx="2">
                  <c:v>57.798999999999999</c:v>
                </c:pt>
                <c:pt idx="3">
                  <c:v>118.438</c:v>
                </c:pt>
                <c:pt idx="4">
                  <c:v>178.68299999999999</c:v>
                </c:pt>
                <c:pt idx="5">
                  <c:v>262.21199999999999</c:v>
                </c:pt>
                <c:pt idx="6">
                  <c:v>298.38499999999999</c:v>
                </c:pt>
              </c:numCache>
            </c:numRef>
          </c:yVal>
          <c:smooth val="0"/>
          <c:extLst>
            <c:ext xmlns:c16="http://schemas.microsoft.com/office/drawing/2014/chart" uri="{C3380CC4-5D6E-409C-BE32-E72D297353CC}">
              <c16:uniqueId val="{00000004-EE3B-4A83-9FD3-9FEDA73DF004}"/>
            </c:ext>
          </c:extLst>
        </c:ser>
        <c:ser>
          <c:idx val="5"/>
          <c:order val="5"/>
          <c:tx>
            <c:strRef>
              <c:f>'Figure 2'!$L$2</c:f>
              <c:strCache>
                <c:ptCount val="1"/>
                <c:pt idx="0">
                  <c:v>0.97 Vpu Leading</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'Figure 2'!$L$4:$L$10</c:f>
              <c:numCache>
                <c:formatCode>0.0</c:formatCode>
                <c:ptCount val="7"/>
                <c:pt idx="0">
                  <c:v>-29.001999999999999</c:v>
                </c:pt>
                <c:pt idx="1">
                  <c:v>-35.984999999999999</c:v>
                </c:pt>
                <c:pt idx="2">
                  <c:v>-41.030999999999999</c:v>
                </c:pt>
                <c:pt idx="3">
                  <c:v>-55.588000000000001</c:v>
                </c:pt>
                <c:pt idx="4">
                  <c:v>-70.143000000000001</c:v>
                </c:pt>
                <c:pt idx="5">
                  <c:v>-95.480999999999995</c:v>
                </c:pt>
                <c:pt idx="6">
                  <c:v>-108.31</c:v>
                </c:pt>
              </c:numCache>
            </c:numRef>
          </c:xVal>
          <c:yVal>
            <c:numRef>
              <c:f>'Figure 2'!$M$4:$M$10</c:f>
              <c:numCache>
                <c:formatCode>0.0</c:formatCode>
                <c:ptCount val="7"/>
                <c:pt idx="0">
                  <c:v>-0.95</c:v>
                </c:pt>
                <c:pt idx="1">
                  <c:v>29.68</c:v>
                </c:pt>
                <c:pt idx="2">
                  <c:v>60.140999999999998</c:v>
                </c:pt>
                <c:pt idx="3">
                  <c:v>120.52500000000001</c:v>
                </c:pt>
                <c:pt idx="4">
                  <c:v>180.24</c:v>
                </c:pt>
                <c:pt idx="5">
                  <c:v>262.68099999999998</c:v>
                </c:pt>
                <c:pt idx="6">
                  <c:v>297.59199999999998</c:v>
                </c:pt>
              </c:numCache>
            </c:numRef>
          </c:yVal>
          <c:smooth val="0"/>
          <c:extLst>
            <c:ext xmlns:c16="http://schemas.microsoft.com/office/drawing/2014/chart" uri="{C3380CC4-5D6E-409C-BE32-E72D297353CC}">
              <c16:uniqueId val="{00000005-EE3B-4A83-9FD3-9FEDA73DF004}"/>
            </c:ext>
          </c:extLst>
        </c:ser>
        <c:ser>
          <c:idx val="6"/>
          <c:order val="6"/>
          <c:tx>
            <c:strRef>
              <c:f>'Figure 2'!$N$2</c:f>
              <c:strCache>
                <c:ptCount val="1"/>
                <c:pt idx="0">
                  <c:v>1.03 Vpu Lagging</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'Figure 2'!$N$4:$N$10</c:f>
              <c:numCache>
                <c:formatCode>0.0</c:formatCode>
                <c:ptCount val="7"/>
                <c:pt idx="0">
                  <c:v>204.12799999999999</c:v>
                </c:pt>
                <c:pt idx="1">
                  <c:v>206.78100000000001</c:v>
                </c:pt>
                <c:pt idx="2">
                  <c:v>201.05</c:v>
                </c:pt>
                <c:pt idx="3">
                  <c:v>193.77099999999999</c:v>
                </c:pt>
                <c:pt idx="4">
                  <c:v>179.41800000000001</c:v>
                </c:pt>
                <c:pt idx="5">
                  <c:v>153.00899999999999</c:v>
                </c:pt>
                <c:pt idx="6">
                  <c:v>120.709</c:v>
                </c:pt>
              </c:numCache>
            </c:numRef>
          </c:xVal>
          <c:yVal>
            <c:numRef>
              <c:f>'Figure 2'!$O$4:$O$10</c:f>
              <c:numCache>
                <c:formatCode>0.0</c:formatCode>
                <c:ptCount val="7"/>
                <c:pt idx="0">
                  <c:v>-3.3140000000000001</c:v>
                </c:pt>
                <c:pt idx="1">
                  <c:v>27.411999999999999</c:v>
                </c:pt>
                <c:pt idx="2">
                  <c:v>58.106999999999999</c:v>
                </c:pt>
                <c:pt idx="3">
                  <c:v>118.999</c:v>
                </c:pt>
                <c:pt idx="4">
                  <c:v>179.43100000000001</c:v>
                </c:pt>
                <c:pt idx="5">
                  <c:v>263.16000000000003</c:v>
                </c:pt>
                <c:pt idx="6">
                  <c:v>299.00200000000001</c:v>
                </c:pt>
              </c:numCache>
            </c:numRef>
          </c:yVal>
          <c:smooth val="0"/>
          <c:extLst>
            <c:ext xmlns:c16="http://schemas.microsoft.com/office/drawing/2014/chart" uri="{C3380CC4-5D6E-409C-BE32-E72D297353CC}">
              <c16:uniqueId val="{00000006-EE3B-4A83-9FD3-9FEDA73DF004}"/>
            </c:ext>
          </c:extLst>
        </c:ser>
        <c:ser>
          <c:idx val="7"/>
          <c:order val="7"/>
          <c:tx>
            <c:strRef>
              <c:f>'Figure 2'!$P$2</c:f>
              <c:strCache>
                <c:ptCount val="1"/>
                <c:pt idx="0">
                  <c:v>1.03 Vpu Leading</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'Figure 2'!$P$4:$P$10</c:f>
              <c:numCache>
                <c:formatCode>0.0</c:formatCode>
                <c:ptCount val="7"/>
                <c:pt idx="0">
                  <c:v>-101.97199999999999</c:v>
                </c:pt>
                <c:pt idx="1">
                  <c:v>-112.979</c:v>
                </c:pt>
                <c:pt idx="2">
                  <c:v>-118.375</c:v>
                </c:pt>
                <c:pt idx="3">
                  <c:v>-138.31</c:v>
                </c:pt>
                <c:pt idx="4">
                  <c:v>-153.53</c:v>
                </c:pt>
                <c:pt idx="5">
                  <c:v>-178.48400000000001</c:v>
                </c:pt>
                <c:pt idx="6">
                  <c:v>-123.605</c:v>
                </c:pt>
              </c:numCache>
            </c:numRef>
          </c:xVal>
          <c:yVal>
            <c:numRef>
              <c:f>'Figure 2'!$Q$4:$Q$10</c:f>
              <c:numCache>
                <c:formatCode>0.0</c:formatCode>
                <c:ptCount val="7"/>
                <c:pt idx="0">
                  <c:v>-1.9890000000000001</c:v>
                </c:pt>
                <c:pt idx="1">
                  <c:v>28.564</c:v>
                </c:pt>
                <c:pt idx="2">
                  <c:v>58.993000000000002</c:v>
                </c:pt>
                <c:pt idx="3">
                  <c:v>119.248</c:v>
                </c:pt>
                <c:pt idx="4">
                  <c:v>178.96600000000001</c:v>
                </c:pt>
                <c:pt idx="5">
                  <c:v>261.50700000000001</c:v>
                </c:pt>
                <c:pt idx="6">
                  <c:v>297.69499999999999</c:v>
                </c:pt>
              </c:numCache>
            </c:numRef>
          </c:yVal>
          <c:smooth val="0"/>
          <c:extLst>
            <c:ext xmlns:c16="http://schemas.microsoft.com/office/drawing/2014/chart" uri="{C3380CC4-5D6E-409C-BE32-E72D297353CC}">
              <c16:uniqueId val="{00000007-EE3B-4A83-9FD3-9FEDA73DF004}"/>
            </c:ext>
          </c:extLst>
        </c:ser>
        <c:ser>
          <c:idx val="8"/>
          <c:order val="8"/>
          <c:tx>
            <c:strRef>
              <c:f>'Figure 2'!$R$2</c:f>
              <c:strCache>
                <c:ptCount val="1"/>
                <c:pt idx="0">
                  <c:v>1.05 Vpu Lagging</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'Figure 2'!$R$4:$R$10</c:f>
              <c:numCache>
                <c:formatCode>0.0</c:formatCode>
                <c:ptCount val="7"/>
                <c:pt idx="0">
                  <c:v>168.827</c:v>
                </c:pt>
                <c:pt idx="1">
                  <c:v>168.095</c:v>
                </c:pt>
                <c:pt idx="2">
                  <c:v>162.31200000000001</c:v>
                </c:pt>
                <c:pt idx="3">
                  <c:v>153.46299999999999</c:v>
                </c:pt>
                <c:pt idx="4">
                  <c:v>139.006</c:v>
                </c:pt>
                <c:pt idx="5">
                  <c:v>113.548</c:v>
                </c:pt>
                <c:pt idx="6">
                  <c:v>101.979</c:v>
                </c:pt>
              </c:numCache>
            </c:numRef>
          </c:xVal>
          <c:yVal>
            <c:numRef>
              <c:f>'Figure 2'!$S$4:$S$10</c:f>
              <c:numCache>
                <c:formatCode>0.0</c:formatCode>
                <c:ptCount val="7"/>
                <c:pt idx="0">
                  <c:v>-2.3450000000000002</c:v>
                </c:pt>
                <c:pt idx="1">
                  <c:v>28.413</c:v>
                </c:pt>
                <c:pt idx="2">
                  <c:v>59.070999999999998</c:v>
                </c:pt>
                <c:pt idx="3">
                  <c:v>119.935</c:v>
                </c:pt>
                <c:pt idx="4">
                  <c:v>180.31100000000001</c:v>
                </c:pt>
                <c:pt idx="5">
                  <c:v>263.95800000000003</c:v>
                </c:pt>
                <c:pt idx="6">
                  <c:v>299.48</c:v>
                </c:pt>
              </c:numCache>
            </c:numRef>
          </c:yVal>
          <c:smooth val="0"/>
          <c:extLst>
            <c:ext xmlns:c16="http://schemas.microsoft.com/office/drawing/2014/chart" uri="{C3380CC4-5D6E-409C-BE32-E72D297353CC}">
              <c16:uniqueId val="{00000008-EE3B-4A83-9FD3-9FEDA73DF004}"/>
            </c:ext>
          </c:extLst>
        </c:ser>
        <c:ser>
          <c:idx val="9"/>
          <c:order val="9"/>
          <c:tx>
            <c:strRef>
              <c:f>'Figure 2'!$T$2</c:f>
              <c:strCache>
                <c:ptCount val="1"/>
                <c:pt idx="0">
                  <c:v>1.05 Vpu Leading</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'Figure 2'!$T$4:$T$10</c:f>
              <c:numCache>
                <c:formatCode>0.0</c:formatCode>
                <c:ptCount val="7"/>
                <c:pt idx="0">
                  <c:v>-104.17100000000001</c:v>
                </c:pt>
                <c:pt idx="1">
                  <c:v>-112.809</c:v>
                </c:pt>
                <c:pt idx="2">
                  <c:v>-114.937</c:v>
                </c:pt>
                <c:pt idx="3">
                  <c:v>-132.74100000000001</c:v>
                </c:pt>
                <c:pt idx="4">
                  <c:v>-148.05799999999999</c:v>
                </c:pt>
                <c:pt idx="5">
                  <c:v>-180.72300000000001</c:v>
                </c:pt>
                <c:pt idx="6">
                  <c:v>-121.044</c:v>
                </c:pt>
              </c:numCache>
            </c:numRef>
          </c:xVal>
          <c:yVal>
            <c:numRef>
              <c:f>'Figure 2'!$U$4:$U$10</c:f>
              <c:numCache>
                <c:formatCode>0.0</c:formatCode>
                <c:ptCount val="7"/>
                <c:pt idx="0">
                  <c:v>-2.6419999999999999</c:v>
                </c:pt>
                <c:pt idx="1">
                  <c:v>27.975000000000001</c:v>
                </c:pt>
                <c:pt idx="2">
                  <c:v>58.476999999999997</c:v>
                </c:pt>
                <c:pt idx="3">
                  <c:v>118.80200000000001</c:v>
                </c:pt>
                <c:pt idx="4">
                  <c:v>178.566</c:v>
                </c:pt>
                <c:pt idx="5">
                  <c:v>260.98</c:v>
                </c:pt>
                <c:pt idx="6">
                  <c:v>298.00299999999999</c:v>
                </c:pt>
              </c:numCache>
            </c:numRef>
          </c:yVal>
          <c:smooth val="0"/>
          <c:extLst>
            <c:ext xmlns:c16="http://schemas.microsoft.com/office/drawing/2014/chart" uri="{C3380CC4-5D6E-409C-BE32-E72D297353CC}">
              <c16:uniqueId val="{00000009-EE3B-4A83-9FD3-9FEDA73DF004}"/>
            </c:ext>
          </c:extLst>
        </c:ser>
        <c:dLbls>
          <c:showLegendKey val="0"/>
          <c:showVal val="0"/>
          <c:showCatName val="0"/>
          <c:showSerName val="0"/>
          <c:showPercent val="0"/>
          <c:showBubbleSize val="0"/>
        </c:dLbls>
        <c:axId val="686746688"/>
        <c:axId val="686747344"/>
      </c:scatterChart>
      <c:valAx>
        <c:axId val="686746688"/>
        <c:scaling>
          <c:orientation val="minMax"/>
          <c:max val="220"/>
          <c:min val="-22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Reactive Power [MVAr]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86747344"/>
        <c:crosses val="autoZero"/>
        <c:crossBetween val="midCat"/>
      </c:valAx>
      <c:valAx>
        <c:axId val="686747344"/>
        <c:scaling>
          <c:orientation val="minMax"/>
          <c:max val="300"/>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Real Power [MW]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867466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'Figure 3'!$D$8:$J$8</c:f>
              <c:numCache>
                <c:formatCode>General</c:formatCode>
                <c:ptCount val="7"/>
                <c:pt idx="0" formatCode="0.00">
                  <c:v>0</c:v>
                </c:pt>
                <c:pt idx="1">
                  <c:v>10</c:v>
                </c:pt>
                <c:pt idx="2">
                  <c:v>20</c:v>
                </c:pt>
                <c:pt idx="3">
                  <c:v>40</c:v>
                </c:pt>
                <c:pt idx="4">
                  <c:v>60</c:v>
                </c:pt>
                <c:pt idx="5">
                  <c:v>88</c:v>
                </c:pt>
                <c:pt idx="6">
                  <c:v>100</c:v>
                </c:pt>
              </c:numCache>
            </c:numRef>
          </c:xVal>
          <c:yVal>
            <c:numRef>
              <c:f>'Figure 3'!$D$9:$J$9</c:f>
              <c:numCache>
                <c:formatCode>General</c:formatCode>
                <c:ptCount val="7"/>
                <c:pt idx="0">
                  <c:v>1.0075000000000001</c:v>
                </c:pt>
                <c:pt idx="1">
                  <c:v>1.0103</c:v>
                </c:pt>
                <c:pt idx="2">
                  <c:v>1.0164</c:v>
                </c:pt>
                <c:pt idx="3">
                  <c:v>1.0307999999999999</c:v>
                </c:pt>
                <c:pt idx="4">
                  <c:v>1.0464</c:v>
                </c:pt>
                <c:pt idx="5">
                  <c:v>1.07</c:v>
                </c:pt>
                <c:pt idx="6">
                  <c:v>1.0806</c:v>
                </c:pt>
              </c:numCache>
            </c:numRef>
          </c:yVal>
          <c:smooth val="0"/>
          <c:extLst>
            <c:ext xmlns:c16="http://schemas.microsoft.com/office/drawing/2014/chart" uri="{C3380CC4-5D6E-409C-BE32-E72D297353CC}">
              <c16:uniqueId val="{00000000-1F48-4342-9DB0-DEEE10F98A7D}"/>
            </c:ext>
          </c:extLst>
        </c:ser>
        <c:dLbls>
          <c:showLegendKey val="0"/>
          <c:showVal val="0"/>
          <c:showCatName val="0"/>
          <c:showSerName val="0"/>
          <c:showPercent val="0"/>
          <c:showBubbleSize val="0"/>
        </c:dLbls>
        <c:axId val="760589272"/>
        <c:axId val="760590912"/>
      </c:scatterChart>
      <c:valAx>
        <c:axId val="76058927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Percent Real Power Output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760590912"/>
        <c:crosses val="autoZero"/>
        <c:crossBetween val="midCat"/>
      </c:valAx>
      <c:valAx>
        <c:axId val="76059091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Voltage [pu]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76058927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'Figure 4'!$B$1</c:f>
              <c:strCache>
                <c:ptCount val="1"/>
                <c:pt idx="0">
                  <c:v>95% Lagging PF</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'Figure 4'!$B$2:$B$8</c:f>
              <c:numCache>
                <c:formatCode>General</c:formatCode>
                <c:ptCount val="7"/>
                <c:pt idx="0">
                  <c:v>0.95</c:v>
                </c:pt>
                <c:pt idx="1">
                  <c:v>0.95</c:v>
                </c:pt>
                <c:pt idx="2">
                  <c:v>0.95</c:v>
                </c:pt>
                <c:pt idx="3">
                  <c:v>0.95</c:v>
                </c:pt>
                <c:pt idx="4">
                  <c:v>0.95</c:v>
                </c:pt>
                <c:pt idx="5">
                  <c:v>0.95</c:v>
                </c:pt>
                <c:pt idx="6">
                  <c:v>0.95</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0-80C9-4DC6-92AE-18AAC40D9A01}"/>
            </c:ext>
          </c:extLst>
        </c:ser>
        <c:ser>
          <c:idx val="1"/>
          <c:order val="1"/>
          <c:tx>
            <c:strRef>
              <c:f>'Figure 4'!$C$1</c:f>
              <c:strCache>
                <c:ptCount val="1"/>
                <c:pt idx="0">
                  <c:v>95% Leading PF</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'Figure 4'!$C$2:$C$8</c:f>
              <c:numCache>
                <c:formatCode>General</c:formatCode>
                <c:ptCount val="7"/>
                <c:pt idx="0">
                  <c:v>-0.95</c:v>
                </c:pt>
                <c:pt idx="1">
                  <c:v>-0.95</c:v>
                </c:pt>
                <c:pt idx="2">
                  <c:v>-0.95</c:v>
                </c:pt>
                <c:pt idx="3">
                  <c:v>-0.95</c:v>
                </c:pt>
                <c:pt idx="4">
                  <c:v>-0.95</c:v>
                </c:pt>
                <c:pt idx="5">
                  <c:v>-0.95</c:v>
                </c:pt>
                <c:pt idx="6">
                  <c:v>-0.95</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1-80C9-4DC6-92AE-18AAC40D9A01}"/>
            </c:ext>
          </c:extLst>
        </c:ser>
        <c:ser>
          <c:idx val="2"/>
          <c:order val="2"/>
          <c:tx>
            <c:strRef>
              <c:f>'Figure 4'!$D$1</c:f>
              <c:strCache>
                <c:ptCount val="1"/>
                <c:pt idx="0">
                  <c:v>0.95 Vpu Leading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'Figure 4'!$D$2:$D$8</c:f>
              <c:numCache>
                <c:formatCode>0.000</c:formatCode>
                <c:ptCount val="7"/>
                <c:pt idx="0">
                  <c:v>-0.12536207158579915</c:v>
                </c:pt>
                <c:pt idx="1">
                  <c:v>-0.92802354961376843</c:v>
                </c:pt>
                <c:pt idx="2">
                  <c:v>-0.96425442002544115</c:v>
                </c:pt>
                <c:pt idx="3">
                  <c:v>-0.97097224629682966</c:v>
                </c:pt>
                <c:pt idx="4">
                  <c:v>-0.97110914153536387</c:v>
                </c:pt>
                <c:pt idx="5">
                  <c:v>-0.966469258887937</c:v>
                </c:pt>
                <c:pt idx="6">
                  <c:v>-0.96344749982416622</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2-80C9-4DC6-92AE-18AAC40D9A01}"/>
            </c:ext>
          </c:extLst>
        </c:ser>
        <c:ser>
          <c:idx val="3"/>
          <c:order val="3"/>
          <c:tx>
            <c:strRef>
              <c:f>'Figure 4'!$E$1</c:f>
              <c:strCache>
                <c:ptCount val="1"/>
                <c:pt idx="0">
                  <c:v>0.95 Vpu Lagging</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'Figure 4'!$E$2:$E$8</c:f>
              <c:numCache>
                <c:formatCode>0.000</c:formatCode>
                <c:ptCount val="7"/>
                <c:pt idx="0">
                  <c:v>1.7696069640492921E-2</c:v>
                </c:pt>
                <c:pt idx="1">
                  <c:v>0.13504827713510201</c:v>
                </c:pt>
                <c:pt idx="2">
                  <c:v>0.28012925609967526</c:v>
                </c:pt>
                <c:pt idx="3">
                  <c:v>0.51500754320565789</c:v>
                </c:pt>
                <c:pt idx="4">
                  <c:v>0.69334084876386115</c:v>
                </c:pt>
                <c:pt idx="5">
                  <c:v>0.85753017766068695</c:v>
                </c:pt>
                <c:pt idx="6">
                  <c:v>0.94856345976365253</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3-80C9-4DC6-92AE-18AAC40D9A01}"/>
            </c:ext>
          </c:extLst>
        </c:ser>
        <c:ser>
          <c:idx val="4"/>
          <c:order val="4"/>
          <c:tx>
            <c:strRef>
              <c:f>'Figure 4'!$F$1</c:f>
              <c:strCache>
                <c:ptCount val="1"/>
                <c:pt idx="0">
                  <c:v>0.97 Vpu Leading</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'Figure 4'!$F$2:$F$8</c:f>
              <c:numCache>
                <c:formatCode>0.000</c:formatCode>
                <c:ptCount val="7"/>
                <c:pt idx="0">
                  <c:v>-3.2738802311762759E-2</c:v>
                </c:pt>
                <c:pt idx="1">
                  <c:v>-0.6362856845812227</c:v>
                </c:pt>
                <c:pt idx="2">
                  <c:v>-0.82606254041689142</c:v>
                </c:pt>
                <c:pt idx="3">
                  <c:v>-0.90807093338913403</c:v>
                </c:pt>
                <c:pt idx="4">
                  <c:v>-0.93191789810003589</c:v>
                </c:pt>
                <c:pt idx="5">
                  <c:v>-0.93983864789886373</c:v>
                </c:pt>
                <c:pt idx="6">
                  <c:v>-0.93969731943358059</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4-80C9-4DC6-92AE-18AAC40D9A01}"/>
            </c:ext>
          </c:extLst>
        </c:ser>
        <c:ser>
          <c:idx val="5"/>
          <c:order val="5"/>
          <c:tx>
            <c:strRef>
              <c:f>'Figure 4'!$G$1</c:f>
              <c:strCache>
                <c:ptCount val="1"/>
                <c:pt idx="0">
                  <c:v>0.97 Vpu Lagging</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'Figure 4'!$G$2:$G$8</c:f>
              <c:numCache>
                <c:formatCode>0.000</c:formatCode>
                <c:ptCount val="7"/>
                <c:pt idx="0">
                  <c:v>1.7292266826814381E-2</c:v>
                </c:pt>
                <c:pt idx="1">
                  <c:v>0.13352397344485867</c:v>
                </c:pt>
                <c:pt idx="2">
                  <c:v>0.276898935773991</c:v>
                </c:pt>
                <c:pt idx="3">
                  <c:v>0.50968371701835513</c:v>
                </c:pt>
                <c:pt idx="4">
                  <c:v>0.68720073158773587</c:v>
                </c:pt>
                <c:pt idx="5">
                  <c:v>0.85173693491584213</c:v>
                </c:pt>
                <c:pt idx="6">
                  <c:v>0.94590356211002535</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5-80C9-4DC6-92AE-18AAC40D9A01}"/>
            </c:ext>
          </c:extLst>
        </c:ser>
        <c:ser>
          <c:idx val="6"/>
          <c:order val="6"/>
          <c:tx>
            <c:strRef>
              <c:f>'Figure 4'!$H$1</c:f>
              <c:strCache>
                <c:ptCount val="1"/>
                <c:pt idx="0">
                  <c:v>1.03 Vpu Leading</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'Figure 4'!$H$2:$H$8</c:f>
              <c:numCache>
                <c:formatCode>0.000</c:formatCode>
                <c:ptCount val="7"/>
                <c:pt idx="0">
                  <c:v>-1.9501644977085602E-2</c:v>
                </c:pt>
                <c:pt idx="1">
                  <c:v>-0.24511316420864496</c:v>
                </c:pt>
                <c:pt idx="2">
                  <c:v>-0.44603674165156149</c:v>
                </c:pt>
                <c:pt idx="3">
                  <c:v>-0.65298749921248789</c:v>
                </c:pt>
                <c:pt idx="4">
                  <c:v>-0.75898292020395663</c:v>
                </c:pt>
                <c:pt idx="5">
                  <c:v>-0.82595708662417144</c:v>
                </c:pt>
                <c:pt idx="6">
                  <c:v>-0.92355487003692505</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6-80C9-4DC6-92AE-18AAC40D9A01}"/>
            </c:ext>
          </c:extLst>
        </c:ser>
        <c:ser>
          <c:idx val="7"/>
          <c:order val="7"/>
          <c:tx>
            <c:strRef>
              <c:f>'Figure 4'!$I$1</c:f>
              <c:strCache>
                <c:ptCount val="1"/>
                <c:pt idx="0">
                  <c:v>1.03 Vpu Lagging</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'Figure 4'!$I$2:$I$8</c:f>
              <c:numCache>
                <c:formatCode>0.000</c:formatCode>
                <c:ptCount val="7"/>
                <c:pt idx="0">
                  <c:v>1.623277231410156E-2</c:v>
                </c:pt>
                <c:pt idx="1">
                  <c:v>0.13141567833699877</c:v>
                </c:pt>
                <c:pt idx="2">
                  <c:v>0.27765382743981087</c:v>
                </c:pt>
                <c:pt idx="3">
                  <c:v>0.52331670650982631</c:v>
                </c:pt>
                <c:pt idx="4">
                  <c:v>0.7071323970351171</c:v>
                </c:pt>
                <c:pt idx="5">
                  <c:v>0.864494339643465</c:v>
                </c:pt>
                <c:pt idx="6">
                  <c:v>0.9272868496503488</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7-80C9-4DC6-92AE-18AAC40D9A01}"/>
            </c:ext>
          </c:extLst>
        </c:ser>
        <c:ser>
          <c:idx val="8"/>
          <c:order val="8"/>
          <c:tx>
            <c:strRef>
              <c:f>'Figure 4'!$J$1</c:f>
              <c:strCache>
                <c:ptCount val="1"/>
                <c:pt idx="0">
                  <c:v>1.05 Vpu Leading</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'Figure 4'!$J$2:$J$8</c:f>
              <c:numCache>
                <c:formatCode>0.000</c:formatCode>
                <c:ptCount val="7"/>
                <c:pt idx="0">
                  <c:v>-2.5353991915101796E-2</c:v>
                </c:pt>
                <c:pt idx="1">
                  <c:v>-0.24069495977208072</c:v>
                </c:pt>
                <c:pt idx="2">
                  <c:v>-0.45345897283695946</c:v>
                </c:pt>
                <c:pt idx="3">
                  <c:v>-0.66690003333601178</c:v>
                </c:pt>
                <c:pt idx="4">
                  <c:v>-0.76980270078480695</c:v>
                </c:pt>
                <c:pt idx="5">
                  <c:v>-0.82212652441658141</c:v>
                </c:pt>
                <c:pt idx="6">
                  <c:v>-0.92648795285688201</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8-80C9-4DC6-92AE-18AAC40D9A01}"/>
            </c:ext>
          </c:extLst>
        </c:ser>
        <c:ser>
          <c:idx val="9"/>
          <c:order val="9"/>
          <c:tx>
            <c:strRef>
              <c:f>'Figure 4'!$K$1</c:f>
              <c:strCache>
                <c:ptCount val="1"/>
                <c:pt idx="0">
                  <c:v>1.05 Vpu Lagging</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'Figure 4'!$K$2:$K$8</c:f>
              <c:numCache>
                <c:formatCode>0.000</c:formatCode>
                <c:ptCount val="7"/>
                <c:pt idx="0">
                  <c:v>1.388861865220724E-2</c:v>
                </c:pt>
                <c:pt idx="1">
                  <c:v>0.16666529290328308</c:v>
                </c:pt>
                <c:pt idx="2">
                  <c:v>0.34199081591977248</c:v>
                </c:pt>
                <c:pt idx="3">
                  <c:v>0.61577804080492993</c:v>
                </c:pt>
                <c:pt idx="4">
                  <c:v>0.79197564009007804</c:v>
                </c:pt>
                <c:pt idx="5">
                  <c:v>0.918611006488673</c:v>
                </c:pt>
                <c:pt idx="6">
                  <c:v>0.94662255359205905</c:v>
                </c:pt>
              </c:numCache>
            </c:numRef>
          </c:xVal>
          <c:yVal>
            <c:numRef>
              <c:f>'Figure 4'!$A$2:$A$8</c:f>
              <c:numCache>
                <c:formatCode>0%</c:formatCode>
                <c:ptCount val="7"/>
                <c:pt idx="0">
                  <c:v>0</c:v>
                </c:pt>
                <c:pt idx="1">
                  <c:v>0.1</c:v>
                </c:pt>
                <c:pt idx="2">
                  <c:v>0.2</c:v>
                </c:pt>
                <c:pt idx="3">
                  <c:v>0.4</c:v>
                </c:pt>
                <c:pt idx="4">
                  <c:v>0.6</c:v>
                </c:pt>
                <c:pt idx="5">
                  <c:v>0.88</c:v>
                </c:pt>
                <c:pt idx="6">
                  <c:v>1</c:v>
                </c:pt>
              </c:numCache>
            </c:numRef>
          </c:yVal>
          <c:smooth val="0"/>
          <c:extLst>
            <c:ext xmlns:c16="http://schemas.microsoft.com/office/drawing/2014/chart" uri="{C3380CC4-5D6E-409C-BE32-E72D297353CC}">
              <c16:uniqueId val="{00000009-80C9-4DC6-92AE-18AAC40D9A01}"/>
            </c:ext>
          </c:extLst>
        </c:ser>
        <c:dLbls>
          <c:showLegendKey val="0"/>
          <c:showVal val="0"/>
          <c:showCatName val="0"/>
          <c:showSerName val="0"/>
          <c:showPercent val="0"/>
          <c:showBubbleSize val="0"/>
        </c:dLbls>
        <c:axId val="686746688"/>
        <c:axId val="686747344"/>
      </c:scatterChart>
      <c:valAx>
        <c:axId val="686746688"/>
        <c:scaling>
          <c:orientation val="minMax"/>
          <c:max val="1"/>
          <c:min val="-1"/>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Power Factor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86747344"/>
        <c:crosses val="autoZero"/>
        <c:crossBetween val="midCat"/>
      </c:valAx>
      <c:valAx>
        <c:axId val="686747344"/>
        <c:scaling>
          <c:orientation val="minMax"/>
          <c:max val="1"/>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US"/>
                  <a:t>% Real Power [MW]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867466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A34C32CDF72B4387DEF3D6656A93F3" ma:contentTypeVersion="8" ma:contentTypeDescription="Create a new document." ma:contentTypeScope="" ma:versionID="255991bc4d83e9d1b17acbc2bf809bc2">
  <xsd:schema xmlns:xsd="http://www.w3.org/2001/XMLSchema" xmlns:xs="http://www.w3.org/2001/XMLSchema" xmlns:p="http://schemas.microsoft.com/office/2006/metadata/properties" xmlns:ns2="948fc8de-b78c-48fc-ae4e-00a89d97da5f" xmlns:ns3="c0dbae68-954a-4822-93a3-288a9236312b" targetNamespace="http://schemas.microsoft.com/office/2006/metadata/properties" ma:root="true" ma:fieldsID="ce8b5733280a9866d0ee2d77f5f6bf2b" ns2:_="" ns3:_="">
    <xsd:import namespace="948fc8de-b78c-48fc-ae4e-00a89d97da5f"/>
    <xsd:import namespace="c0dbae68-954a-4822-93a3-288a9236312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8fc8de-b78c-48fc-ae4e-00a89d97da5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dbae68-954a-4822-93a3-288a9236312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500D7-0209-42FE-B438-CC78B31BDDDA}">
  <ds:schemaRefs>
    <ds:schemaRef ds:uri="http://schemas.microsoft.com/sharepoint/v3/contenttype/forms"/>
  </ds:schemaRefs>
</ds:datastoreItem>
</file>

<file path=customXml/itemProps2.xml><?xml version="1.0" encoding="utf-8"?>
<ds:datastoreItem xmlns:ds="http://schemas.openxmlformats.org/officeDocument/2006/customXml" ds:itemID="{C91229FA-8B2C-4A0F-91F6-3FD840C9EB47}">
  <ds:schemaRefs>
    <ds:schemaRef ds:uri="http://purl.org/dc/terms/"/>
    <ds:schemaRef ds:uri="http://schemas.microsoft.com/office/2006/metadata/properties"/>
    <ds:schemaRef ds:uri="c0dbae68-954a-4822-93a3-288a9236312b"/>
    <ds:schemaRef ds:uri="http://purl.org/dc/elements/1.1/"/>
    <ds:schemaRef ds:uri="948fc8de-b78c-48fc-ae4e-00a89d97da5f"/>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BB6C993C-FA86-4BA5-BAC2-54F29B969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8fc8de-b78c-48fc-ae4e-00a89d97da5f"/>
    <ds:schemaRef ds:uri="c0dbae68-954a-4822-93a3-288a923631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D3D30-C268-4B4F-AB22-BE51EE536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25</Pages>
  <Words>5639</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Ebert</dc:creator>
  <cp:keywords/>
  <dc:description/>
  <cp:lastModifiedBy>Steve Lay</cp:lastModifiedBy>
  <cp:revision>11</cp:revision>
  <cp:lastPrinted>2019-06-25T18:45:00Z</cp:lastPrinted>
  <dcterms:created xsi:type="dcterms:W3CDTF">2019-07-03T15:59:00Z</dcterms:created>
  <dcterms:modified xsi:type="dcterms:W3CDTF">2019-07-06T01:27:00Z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0x010100A7A34C32CDF72B4387DEF3D6656A93F3</vt:lpwstr>
  </property>
</Properties>
</file>